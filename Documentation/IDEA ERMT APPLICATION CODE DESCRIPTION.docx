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B45BB" w14:textId="77777777" w:rsidR="00145C91" w:rsidRPr="00A131FC" w:rsidRDefault="00145C91" w:rsidP="00B22149">
      <w:pPr>
        <w:pStyle w:val="Header"/>
        <w:tabs>
          <w:tab w:val="clear" w:pos="4819"/>
          <w:tab w:val="clear" w:pos="9638"/>
        </w:tabs>
        <w:spacing w:line="360" w:lineRule="auto"/>
        <w:jc w:val="both"/>
        <w:rPr>
          <w:rFonts w:asciiTheme="minorHAnsi" w:hAnsiTheme="minorHAnsi" w:cstheme="minorHAnsi"/>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9778"/>
      </w:tblGrid>
      <w:tr w:rsidR="00145C91" w:rsidRPr="00A131FC" w14:paraId="2A5498D5" w14:textId="77777777">
        <w:tc>
          <w:tcPr>
            <w:tcW w:w="9778" w:type="dxa"/>
          </w:tcPr>
          <w:p w14:paraId="188EBF06" w14:textId="77777777" w:rsidR="00145C91" w:rsidRPr="00A131FC" w:rsidRDefault="00145C91" w:rsidP="00B22149">
            <w:pPr>
              <w:spacing w:line="360" w:lineRule="auto"/>
              <w:jc w:val="both"/>
              <w:rPr>
                <w:rFonts w:asciiTheme="minorHAnsi" w:hAnsiTheme="minorHAnsi" w:cstheme="minorHAnsi"/>
              </w:rPr>
            </w:pPr>
          </w:p>
          <w:p w14:paraId="3743037A" w14:textId="77777777" w:rsidR="00145C91" w:rsidRPr="00A131FC" w:rsidRDefault="000452F1" w:rsidP="009F589F">
            <w:pPr>
              <w:spacing w:line="360" w:lineRule="auto"/>
              <w:jc w:val="center"/>
              <w:rPr>
                <w:rFonts w:asciiTheme="minorHAnsi" w:hAnsiTheme="minorHAnsi" w:cstheme="minorHAnsi"/>
              </w:rPr>
            </w:pPr>
            <w:r w:rsidRPr="00A131FC">
              <w:rPr>
                <w:rFonts w:asciiTheme="minorHAnsi" w:hAnsiTheme="minorHAnsi" w:cstheme="minorHAnsi"/>
                <w:noProof/>
              </w:rPr>
              <w:drawing>
                <wp:inline distT="0" distB="0" distL="0" distR="0" wp14:anchorId="043EB7A2" wp14:editId="75176D28">
                  <wp:extent cx="2242185" cy="1343660"/>
                  <wp:effectExtent l="0" t="0" r="5715" b="8890"/>
                  <wp:docPr id="1" name="Picture 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85" cy="1343660"/>
                          </a:xfrm>
                          <a:prstGeom prst="rect">
                            <a:avLst/>
                          </a:prstGeom>
                          <a:noFill/>
                          <a:ln>
                            <a:noFill/>
                          </a:ln>
                        </pic:spPr>
                      </pic:pic>
                    </a:graphicData>
                  </a:graphic>
                </wp:inline>
              </w:drawing>
            </w:r>
          </w:p>
          <w:p w14:paraId="20E91EF0" w14:textId="77777777" w:rsidR="00145C91" w:rsidRPr="00A131FC" w:rsidRDefault="00145C91" w:rsidP="00B22149">
            <w:pPr>
              <w:spacing w:line="360" w:lineRule="auto"/>
              <w:jc w:val="both"/>
              <w:rPr>
                <w:rFonts w:asciiTheme="minorHAnsi" w:hAnsiTheme="minorHAnsi" w:cstheme="minorHAnsi"/>
              </w:rPr>
            </w:pPr>
          </w:p>
        </w:tc>
      </w:tr>
      <w:tr w:rsidR="00145C91" w:rsidRPr="00A131FC" w14:paraId="61BF1C05" w14:textId="77777777" w:rsidTr="009F589F">
        <w:trPr>
          <w:trHeight w:val="8203"/>
        </w:trPr>
        <w:tc>
          <w:tcPr>
            <w:tcW w:w="9778" w:type="dxa"/>
          </w:tcPr>
          <w:p w14:paraId="0A77ED56" w14:textId="77777777" w:rsidR="00145C91" w:rsidRPr="00A131FC" w:rsidRDefault="00145C91" w:rsidP="00B22149">
            <w:pPr>
              <w:spacing w:line="360" w:lineRule="auto"/>
              <w:jc w:val="both"/>
              <w:rPr>
                <w:rFonts w:asciiTheme="minorHAnsi" w:hAnsiTheme="minorHAnsi" w:cstheme="minorHAnsi"/>
              </w:rPr>
            </w:pPr>
          </w:p>
          <w:p w14:paraId="35D8BA6F" w14:textId="77777777" w:rsidR="00145C91" w:rsidRPr="00A131FC" w:rsidRDefault="00145C91" w:rsidP="00B22149">
            <w:pPr>
              <w:tabs>
                <w:tab w:val="left" w:pos="-720"/>
              </w:tabs>
              <w:suppressAutoHyphens/>
              <w:spacing w:before="90" w:line="360" w:lineRule="auto"/>
              <w:jc w:val="both"/>
              <w:rPr>
                <w:rFonts w:asciiTheme="minorHAnsi" w:hAnsiTheme="minorHAnsi" w:cstheme="minorHAnsi"/>
              </w:rPr>
            </w:pPr>
            <w:r w:rsidRPr="00A131FC">
              <w:rPr>
                <w:rFonts w:asciiTheme="minorHAnsi" w:hAnsiTheme="minorHAnsi" w:cstheme="minorHAnsi"/>
              </w:rPr>
              <w:fldChar w:fldCharType="begin"/>
            </w:r>
            <w:r w:rsidRPr="00A131FC">
              <w:rPr>
                <w:rFonts w:asciiTheme="minorHAnsi" w:hAnsiTheme="minorHAnsi" w:cstheme="minorHAnsi"/>
              </w:rPr>
              <w:instrText xml:space="preserve">PRIVATE </w:instrText>
            </w:r>
            <w:r w:rsidRPr="00A131FC">
              <w:rPr>
                <w:rFonts w:asciiTheme="minorHAnsi" w:hAnsiTheme="minorHAnsi" w:cstheme="minorHAnsi"/>
              </w:rPr>
              <w:fldChar w:fldCharType="end"/>
            </w:r>
          </w:p>
          <w:p w14:paraId="56750505" w14:textId="77777777" w:rsidR="00145C91" w:rsidRPr="00A131FC" w:rsidRDefault="001D2D8F" w:rsidP="004F0965">
            <w:pPr>
              <w:tabs>
                <w:tab w:val="left" w:pos="-720"/>
                <w:tab w:val="left" w:pos="2290"/>
                <w:tab w:val="left" w:pos="3850"/>
              </w:tabs>
              <w:suppressAutoHyphens/>
              <w:spacing w:line="360" w:lineRule="auto"/>
              <w:ind w:left="5760" w:hanging="5760"/>
              <w:jc w:val="center"/>
              <w:rPr>
                <w:rFonts w:asciiTheme="minorHAnsi" w:hAnsiTheme="minorHAnsi" w:cstheme="minorHAnsi"/>
                <w:sz w:val="28"/>
              </w:rPr>
            </w:pPr>
            <w:r w:rsidRPr="00A131FC">
              <w:rPr>
                <w:rFonts w:asciiTheme="minorHAnsi" w:hAnsiTheme="minorHAnsi" w:cstheme="minorHAnsi"/>
                <w:b/>
                <w:sz w:val="28"/>
              </w:rPr>
              <w:t>IDEA</w:t>
            </w:r>
            <w:r w:rsidR="004F0965">
              <w:rPr>
                <w:rFonts w:asciiTheme="minorHAnsi" w:hAnsiTheme="minorHAnsi" w:cstheme="minorHAnsi"/>
                <w:b/>
                <w:sz w:val="28"/>
              </w:rPr>
              <w:t xml:space="preserve"> ERMT</w:t>
            </w:r>
            <w:r w:rsidRPr="00A131FC">
              <w:rPr>
                <w:rFonts w:asciiTheme="minorHAnsi" w:hAnsiTheme="minorHAnsi" w:cstheme="minorHAnsi"/>
                <w:b/>
                <w:sz w:val="28"/>
              </w:rPr>
              <w:t xml:space="preserve"> APPLICATION CODE DESCRIPTION</w:t>
            </w:r>
          </w:p>
          <w:p w14:paraId="624E82B5"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78F93730"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0BC719B0" w14:textId="77777777" w:rsidR="00145C91" w:rsidRPr="00A131FC" w:rsidRDefault="00145C91" w:rsidP="00B22149">
            <w:pPr>
              <w:tabs>
                <w:tab w:val="left" w:pos="-720"/>
                <w:tab w:val="left" w:pos="2290"/>
                <w:tab w:val="left" w:pos="3850"/>
              </w:tabs>
              <w:suppressAutoHyphens/>
              <w:spacing w:line="360" w:lineRule="auto"/>
              <w:ind w:left="5760" w:hanging="5760"/>
              <w:jc w:val="both"/>
              <w:rPr>
                <w:rFonts w:asciiTheme="minorHAnsi" w:hAnsiTheme="minorHAnsi" w:cstheme="minorHAnsi"/>
                <w:sz w:val="28"/>
              </w:rPr>
            </w:pPr>
            <w:r w:rsidRPr="00A131FC">
              <w:rPr>
                <w:rFonts w:asciiTheme="minorHAnsi" w:hAnsiTheme="minorHAnsi" w:cstheme="minorHAnsi"/>
                <w:sz w:val="28"/>
              </w:rPr>
              <w:t xml:space="preserve">Division: </w:t>
            </w:r>
            <w:r w:rsidR="008A7429" w:rsidRPr="00A131FC">
              <w:rPr>
                <w:rFonts w:asciiTheme="minorHAnsi" w:hAnsiTheme="minorHAnsi" w:cstheme="minorHAnsi"/>
                <w:b/>
                <w:sz w:val="28"/>
              </w:rPr>
              <w:t xml:space="preserve"> </w:t>
            </w:r>
            <w:r w:rsidR="00815614" w:rsidRPr="00A131FC">
              <w:rPr>
                <w:rFonts w:asciiTheme="minorHAnsi" w:hAnsiTheme="minorHAnsi" w:cstheme="minorHAnsi"/>
                <w:b/>
                <w:sz w:val="28"/>
              </w:rPr>
              <w:t>Development</w:t>
            </w:r>
            <w:r w:rsidR="00E63080" w:rsidRPr="00A131FC">
              <w:rPr>
                <w:rFonts w:asciiTheme="minorHAnsi" w:hAnsiTheme="minorHAnsi" w:cstheme="minorHAnsi"/>
                <w:sz w:val="28"/>
              </w:rPr>
              <w:t xml:space="preserve">                   </w:t>
            </w:r>
            <w:r w:rsidR="008A7429" w:rsidRPr="00A131FC">
              <w:rPr>
                <w:rFonts w:asciiTheme="minorHAnsi" w:hAnsiTheme="minorHAnsi" w:cstheme="minorHAnsi"/>
                <w:sz w:val="28"/>
              </w:rPr>
              <w:t xml:space="preserve">                                </w:t>
            </w:r>
            <w:r w:rsidRPr="00A131FC">
              <w:rPr>
                <w:rFonts w:asciiTheme="minorHAnsi" w:hAnsiTheme="minorHAnsi" w:cstheme="minorHAnsi"/>
                <w:sz w:val="28"/>
              </w:rPr>
              <w:t xml:space="preserve">Product: </w:t>
            </w:r>
            <w:r w:rsidRPr="00A131FC">
              <w:rPr>
                <w:rFonts w:asciiTheme="minorHAnsi" w:hAnsiTheme="minorHAnsi" w:cstheme="minorHAnsi"/>
                <w:b/>
                <w:sz w:val="28"/>
              </w:rPr>
              <w:t xml:space="preserve"> </w:t>
            </w:r>
            <w:r w:rsidR="005F3089" w:rsidRPr="00A131FC">
              <w:rPr>
                <w:rFonts w:asciiTheme="minorHAnsi" w:hAnsiTheme="minorHAnsi" w:cstheme="minorHAnsi"/>
                <w:b/>
                <w:sz w:val="28"/>
              </w:rPr>
              <w:t>IDEA V7</w:t>
            </w:r>
          </w:p>
          <w:p w14:paraId="7031221E"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27F6C70B"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413ECB6F" w14:textId="77777777" w:rsidR="00486BEF"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b/>
                <w:sz w:val="28"/>
              </w:rPr>
            </w:pPr>
            <w:r w:rsidRPr="00A131FC">
              <w:rPr>
                <w:rFonts w:asciiTheme="minorHAnsi" w:hAnsiTheme="minorHAnsi" w:cstheme="minorHAnsi"/>
                <w:sz w:val="28"/>
              </w:rPr>
              <w:t xml:space="preserve">Document ID: </w:t>
            </w:r>
            <w:r w:rsidR="001D2D8F" w:rsidRPr="00A131FC">
              <w:rPr>
                <w:rFonts w:asciiTheme="minorHAnsi" w:hAnsiTheme="minorHAnsi" w:cstheme="minorHAnsi"/>
                <w:sz w:val="28"/>
              </w:rPr>
              <w:t xml:space="preserve">IDEA </w:t>
            </w:r>
            <w:r w:rsidR="002605F8">
              <w:rPr>
                <w:rFonts w:asciiTheme="minorHAnsi" w:hAnsiTheme="minorHAnsi" w:cstheme="minorHAnsi"/>
                <w:sz w:val="28"/>
              </w:rPr>
              <w:t xml:space="preserve">ERMT </w:t>
            </w:r>
            <w:r w:rsidR="001D2D8F" w:rsidRPr="00A131FC">
              <w:rPr>
                <w:rFonts w:asciiTheme="minorHAnsi" w:hAnsiTheme="minorHAnsi" w:cstheme="minorHAnsi"/>
                <w:sz w:val="28"/>
              </w:rPr>
              <w:t>Application Code Description</w:t>
            </w:r>
            <w:r w:rsidR="005F3089" w:rsidRPr="00A131FC">
              <w:rPr>
                <w:rFonts w:asciiTheme="minorHAnsi" w:hAnsiTheme="minorHAnsi" w:cstheme="minorHAnsi"/>
                <w:sz w:val="28"/>
              </w:rPr>
              <w:t>.doc</w:t>
            </w:r>
            <w:r w:rsidR="008A7429" w:rsidRPr="00A131FC">
              <w:rPr>
                <w:rFonts w:asciiTheme="minorHAnsi" w:hAnsiTheme="minorHAnsi" w:cstheme="minorHAnsi"/>
                <w:b/>
                <w:sz w:val="28"/>
              </w:rPr>
              <w:t xml:space="preserve"> </w:t>
            </w:r>
          </w:p>
          <w:p w14:paraId="210F4462" w14:textId="77777777" w:rsidR="00145C91" w:rsidRPr="00A131FC" w:rsidRDefault="00145C91" w:rsidP="00B22149">
            <w:pPr>
              <w:spacing w:line="360" w:lineRule="auto"/>
              <w:jc w:val="both"/>
              <w:rPr>
                <w:rFonts w:asciiTheme="minorHAnsi" w:hAnsiTheme="minorHAnsi" w:cstheme="minorHAnsi"/>
              </w:rPr>
            </w:pPr>
          </w:p>
        </w:tc>
      </w:tr>
    </w:tbl>
    <w:p w14:paraId="7BA2E366" w14:textId="77777777" w:rsidR="00145C91" w:rsidRPr="00A131FC" w:rsidRDefault="00145C91" w:rsidP="00DF77AA">
      <w:pPr>
        <w:pStyle w:val="TOC1"/>
        <w:sectPr w:rsidR="00145C91" w:rsidRPr="00A131FC" w:rsidSect="00D75389">
          <w:headerReference w:type="even" r:id="rId9"/>
          <w:headerReference w:type="default" r:id="rId10"/>
          <w:footerReference w:type="even" r:id="rId11"/>
          <w:footerReference w:type="default" r:id="rId12"/>
          <w:headerReference w:type="first" r:id="rId13"/>
          <w:footerReference w:type="first" r:id="rId14"/>
          <w:pgSz w:w="12240" w:h="15840" w:code="1"/>
          <w:pgMar w:top="821" w:right="1138" w:bottom="1138" w:left="113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72"/>
        </w:sectPr>
      </w:pPr>
    </w:p>
    <w:p w14:paraId="32FABC5D" w14:textId="77777777" w:rsidR="00145C91" w:rsidRPr="00A131FC" w:rsidRDefault="00D75389" w:rsidP="00B22149">
      <w:pPr>
        <w:spacing w:line="360" w:lineRule="auto"/>
        <w:jc w:val="both"/>
        <w:rPr>
          <w:rFonts w:asciiTheme="minorHAnsi" w:hAnsiTheme="minorHAnsi" w:cstheme="minorHAnsi"/>
          <w:b/>
          <w:sz w:val="32"/>
          <w:szCs w:val="32"/>
        </w:rPr>
      </w:pPr>
      <w:r w:rsidRPr="00A131FC">
        <w:rPr>
          <w:rFonts w:asciiTheme="minorHAnsi" w:hAnsiTheme="minorHAnsi" w:cstheme="minorHAnsi"/>
          <w:b/>
          <w:sz w:val="32"/>
          <w:szCs w:val="32"/>
        </w:rPr>
        <w:lastRenderedPageBreak/>
        <w:t>Conten</w:t>
      </w:r>
      <w:r w:rsidR="005F3089" w:rsidRPr="00A131FC">
        <w:rPr>
          <w:rFonts w:asciiTheme="minorHAnsi" w:hAnsiTheme="minorHAnsi" w:cstheme="minorHAnsi"/>
          <w:b/>
          <w:sz w:val="32"/>
          <w:szCs w:val="32"/>
        </w:rPr>
        <w:t>t</w:t>
      </w:r>
    </w:p>
    <w:p w14:paraId="5818FC72" w14:textId="77777777" w:rsidR="00FE4F3B" w:rsidRPr="00A131FC" w:rsidRDefault="00FE4F3B" w:rsidP="00B22149">
      <w:pPr>
        <w:spacing w:line="360" w:lineRule="auto"/>
        <w:jc w:val="both"/>
        <w:rPr>
          <w:rFonts w:asciiTheme="minorHAnsi" w:hAnsiTheme="minorHAnsi" w:cstheme="minorHAnsi"/>
          <w:sz w:val="22"/>
          <w:szCs w:val="22"/>
        </w:rPr>
      </w:pPr>
    </w:p>
    <w:p w14:paraId="51999840" w14:textId="77777777" w:rsidR="00DF77AA" w:rsidRDefault="009B10F8" w:rsidP="00DF77AA">
      <w:pPr>
        <w:pStyle w:val="TOC1"/>
        <w:rPr>
          <w:rFonts w:asciiTheme="minorHAnsi" w:eastAsiaTheme="minorEastAsia" w:hAnsiTheme="minorHAnsi" w:cstheme="minorBidi"/>
          <w:sz w:val="22"/>
          <w:szCs w:val="22"/>
        </w:rPr>
      </w:pPr>
      <w:r w:rsidRPr="00A131FC">
        <w:rPr>
          <w:rFonts w:asciiTheme="minorHAnsi" w:hAnsiTheme="minorHAnsi" w:cstheme="minorHAnsi"/>
          <w:sz w:val="22"/>
          <w:szCs w:val="22"/>
        </w:rPr>
        <w:fldChar w:fldCharType="begin"/>
      </w:r>
      <w:r w:rsidRPr="00A131FC">
        <w:rPr>
          <w:rFonts w:asciiTheme="minorHAnsi" w:hAnsiTheme="minorHAnsi" w:cstheme="minorHAnsi"/>
          <w:sz w:val="22"/>
          <w:szCs w:val="22"/>
        </w:rPr>
        <w:instrText xml:space="preserve"> TOC \o "1-3" \h \z \u </w:instrText>
      </w:r>
      <w:r w:rsidRPr="00A131FC">
        <w:rPr>
          <w:rFonts w:asciiTheme="minorHAnsi" w:hAnsiTheme="minorHAnsi" w:cstheme="minorHAnsi"/>
          <w:sz w:val="22"/>
          <w:szCs w:val="22"/>
        </w:rPr>
        <w:fldChar w:fldCharType="separate"/>
      </w:r>
      <w:hyperlink w:anchor="_Toc46220569" w:history="1">
        <w:r w:rsidR="00DF77AA" w:rsidRPr="00BD7B5B">
          <w:rPr>
            <w:rStyle w:val="Hyperlink"/>
            <w:rFonts w:ascii="Cambria" w:hAnsi="Cambria" w:cstheme="minorHAnsi"/>
          </w:rPr>
          <w:t>1.</w:t>
        </w:r>
        <w:r w:rsidR="00DF77AA">
          <w:rPr>
            <w:rFonts w:asciiTheme="minorHAnsi" w:eastAsiaTheme="minorEastAsia" w:hAnsiTheme="minorHAnsi" w:cstheme="minorBidi"/>
            <w:sz w:val="22"/>
            <w:szCs w:val="22"/>
          </w:rPr>
          <w:tab/>
        </w:r>
        <w:r w:rsidR="00DF77AA" w:rsidRPr="00BD7B5B">
          <w:rPr>
            <w:rStyle w:val="Hyperlink"/>
            <w:rFonts w:cstheme="minorHAnsi"/>
          </w:rPr>
          <w:t>Introduction</w:t>
        </w:r>
        <w:r w:rsidR="00DF77AA">
          <w:rPr>
            <w:webHidden/>
          </w:rPr>
          <w:tab/>
        </w:r>
        <w:r w:rsidR="00DF77AA">
          <w:rPr>
            <w:webHidden/>
          </w:rPr>
          <w:fldChar w:fldCharType="begin"/>
        </w:r>
        <w:r w:rsidR="00DF77AA">
          <w:rPr>
            <w:webHidden/>
          </w:rPr>
          <w:instrText xml:space="preserve"> PAGEREF _Toc46220569 \h </w:instrText>
        </w:r>
        <w:r w:rsidR="00DF77AA">
          <w:rPr>
            <w:webHidden/>
          </w:rPr>
        </w:r>
        <w:r w:rsidR="00DF77AA">
          <w:rPr>
            <w:webHidden/>
          </w:rPr>
          <w:fldChar w:fldCharType="separate"/>
        </w:r>
        <w:r w:rsidR="00DF77AA">
          <w:rPr>
            <w:webHidden/>
          </w:rPr>
          <w:t>3</w:t>
        </w:r>
        <w:r w:rsidR="00DF77AA">
          <w:rPr>
            <w:webHidden/>
          </w:rPr>
          <w:fldChar w:fldCharType="end"/>
        </w:r>
      </w:hyperlink>
    </w:p>
    <w:p w14:paraId="0C72AC3D" w14:textId="77777777" w:rsidR="00DF77AA" w:rsidRDefault="0024255D">
      <w:pPr>
        <w:pStyle w:val="TOC2"/>
        <w:tabs>
          <w:tab w:val="left" w:pos="800"/>
          <w:tab w:val="right" w:leader="dot" w:pos="9628"/>
        </w:tabs>
        <w:rPr>
          <w:rFonts w:asciiTheme="minorHAnsi" w:eastAsiaTheme="minorEastAsia" w:hAnsiTheme="minorHAnsi" w:cstheme="minorBidi"/>
          <w:noProof/>
          <w:sz w:val="22"/>
          <w:szCs w:val="22"/>
        </w:rPr>
      </w:pPr>
      <w:hyperlink w:anchor="_Toc46220570" w:history="1">
        <w:r w:rsidR="00DF77AA" w:rsidRPr="00BD7B5B">
          <w:rPr>
            <w:rStyle w:val="Hyperlink"/>
            <w:rFonts w:cstheme="minorHAnsi"/>
            <w:noProof/>
          </w:rPr>
          <w:t>1.1</w:t>
        </w:r>
        <w:r w:rsidR="00DF77AA">
          <w:rPr>
            <w:rFonts w:asciiTheme="minorHAnsi" w:eastAsiaTheme="minorEastAsia" w:hAnsiTheme="minorHAnsi" w:cstheme="minorBidi"/>
            <w:noProof/>
            <w:sz w:val="22"/>
            <w:szCs w:val="22"/>
          </w:rPr>
          <w:tab/>
        </w:r>
        <w:r w:rsidR="00DF77AA" w:rsidRPr="00BD7B5B">
          <w:rPr>
            <w:rStyle w:val="Hyperlink"/>
            <w:rFonts w:cstheme="minorHAnsi"/>
            <w:noProof/>
          </w:rPr>
          <w:t>Purpose</w:t>
        </w:r>
        <w:r w:rsidR="00DF77AA">
          <w:rPr>
            <w:noProof/>
            <w:webHidden/>
          </w:rPr>
          <w:tab/>
        </w:r>
        <w:r w:rsidR="00DF77AA">
          <w:rPr>
            <w:noProof/>
            <w:webHidden/>
          </w:rPr>
          <w:fldChar w:fldCharType="begin"/>
        </w:r>
        <w:r w:rsidR="00DF77AA">
          <w:rPr>
            <w:noProof/>
            <w:webHidden/>
          </w:rPr>
          <w:instrText xml:space="preserve"> PAGEREF _Toc46220570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26466399" w14:textId="77777777" w:rsidR="00DF77AA" w:rsidRDefault="0024255D">
      <w:pPr>
        <w:pStyle w:val="TOC2"/>
        <w:tabs>
          <w:tab w:val="left" w:pos="800"/>
          <w:tab w:val="right" w:leader="dot" w:pos="9628"/>
        </w:tabs>
        <w:rPr>
          <w:rFonts w:asciiTheme="minorHAnsi" w:eastAsiaTheme="minorEastAsia" w:hAnsiTheme="minorHAnsi" w:cstheme="minorBidi"/>
          <w:noProof/>
          <w:sz w:val="22"/>
          <w:szCs w:val="22"/>
        </w:rPr>
      </w:pPr>
      <w:hyperlink w:anchor="_Toc46220571" w:history="1">
        <w:r w:rsidR="00DF77AA" w:rsidRPr="00BD7B5B">
          <w:rPr>
            <w:rStyle w:val="Hyperlink"/>
            <w:rFonts w:cstheme="minorHAnsi"/>
            <w:noProof/>
          </w:rPr>
          <w:t>1.2</w:t>
        </w:r>
        <w:r w:rsidR="00DF77AA">
          <w:rPr>
            <w:rFonts w:asciiTheme="minorHAnsi" w:eastAsiaTheme="minorEastAsia" w:hAnsiTheme="minorHAnsi" w:cstheme="minorBidi"/>
            <w:noProof/>
            <w:sz w:val="22"/>
            <w:szCs w:val="22"/>
          </w:rPr>
          <w:tab/>
        </w:r>
        <w:r w:rsidR="00DF77AA" w:rsidRPr="00BD7B5B">
          <w:rPr>
            <w:rStyle w:val="Hyperlink"/>
            <w:rFonts w:cstheme="minorHAnsi"/>
            <w:noProof/>
          </w:rPr>
          <w:t>Background</w:t>
        </w:r>
        <w:r w:rsidR="00DF77AA">
          <w:rPr>
            <w:noProof/>
            <w:webHidden/>
          </w:rPr>
          <w:tab/>
        </w:r>
        <w:r w:rsidR="00DF77AA">
          <w:rPr>
            <w:noProof/>
            <w:webHidden/>
          </w:rPr>
          <w:fldChar w:fldCharType="begin"/>
        </w:r>
        <w:r w:rsidR="00DF77AA">
          <w:rPr>
            <w:noProof/>
            <w:webHidden/>
          </w:rPr>
          <w:instrText xml:space="preserve"> PAGEREF _Toc46220571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7567AA56" w14:textId="77777777" w:rsidR="00DF77AA" w:rsidRDefault="0024255D" w:rsidP="00DF77AA">
      <w:pPr>
        <w:pStyle w:val="TOC1"/>
        <w:rPr>
          <w:rFonts w:asciiTheme="minorHAnsi" w:eastAsiaTheme="minorEastAsia" w:hAnsiTheme="minorHAnsi" w:cstheme="minorBidi"/>
          <w:sz w:val="22"/>
          <w:szCs w:val="22"/>
        </w:rPr>
      </w:pPr>
      <w:hyperlink w:anchor="_Toc46220572" w:history="1">
        <w:r w:rsidR="00DF77AA" w:rsidRPr="00BD7B5B">
          <w:rPr>
            <w:rStyle w:val="Hyperlink"/>
            <w:rFonts w:ascii="Cambria" w:hAnsi="Cambria" w:cstheme="minorHAnsi"/>
          </w:rPr>
          <w:t>2.</w:t>
        </w:r>
        <w:r w:rsidR="00DF77AA">
          <w:rPr>
            <w:rFonts w:asciiTheme="minorHAnsi" w:eastAsiaTheme="minorEastAsia" w:hAnsiTheme="minorHAnsi" w:cstheme="minorBidi"/>
            <w:sz w:val="22"/>
            <w:szCs w:val="22"/>
          </w:rPr>
          <w:tab/>
        </w:r>
        <w:r w:rsidR="00DF77AA" w:rsidRPr="00BD7B5B">
          <w:rPr>
            <w:rStyle w:val="Hyperlink"/>
            <w:rFonts w:cstheme="minorHAnsi"/>
          </w:rPr>
          <w:t>Architectural Representation</w:t>
        </w:r>
        <w:r w:rsidR="00DF77AA">
          <w:rPr>
            <w:webHidden/>
          </w:rPr>
          <w:tab/>
        </w:r>
        <w:r w:rsidR="00DF77AA">
          <w:rPr>
            <w:webHidden/>
          </w:rPr>
          <w:fldChar w:fldCharType="begin"/>
        </w:r>
        <w:r w:rsidR="00DF77AA">
          <w:rPr>
            <w:webHidden/>
          </w:rPr>
          <w:instrText xml:space="preserve"> PAGEREF _Toc46220572 \h </w:instrText>
        </w:r>
        <w:r w:rsidR="00DF77AA">
          <w:rPr>
            <w:webHidden/>
          </w:rPr>
        </w:r>
        <w:r w:rsidR="00DF77AA">
          <w:rPr>
            <w:webHidden/>
          </w:rPr>
          <w:fldChar w:fldCharType="separate"/>
        </w:r>
        <w:r w:rsidR="00DF77AA">
          <w:rPr>
            <w:webHidden/>
          </w:rPr>
          <w:t>3</w:t>
        </w:r>
        <w:r w:rsidR="00DF77AA">
          <w:rPr>
            <w:webHidden/>
          </w:rPr>
          <w:fldChar w:fldCharType="end"/>
        </w:r>
      </w:hyperlink>
    </w:p>
    <w:p w14:paraId="24FEA991" w14:textId="77777777" w:rsidR="00DF77AA" w:rsidRDefault="0024255D" w:rsidP="00DF77AA">
      <w:pPr>
        <w:pStyle w:val="TOC1"/>
        <w:rPr>
          <w:rFonts w:asciiTheme="minorHAnsi" w:eastAsiaTheme="minorEastAsia" w:hAnsiTheme="minorHAnsi" w:cstheme="minorBidi"/>
          <w:sz w:val="22"/>
          <w:szCs w:val="22"/>
        </w:rPr>
      </w:pPr>
      <w:hyperlink w:anchor="_Toc46220573" w:history="1">
        <w:r w:rsidR="00DF77AA" w:rsidRPr="00BD7B5B">
          <w:rPr>
            <w:rStyle w:val="Hyperlink"/>
            <w:rFonts w:ascii="Cambria" w:hAnsi="Cambria" w:cstheme="minorHAnsi"/>
          </w:rPr>
          <w:t>3.</w:t>
        </w:r>
        <w:r w:rsidR="00DF77AA">
          <w:rPr>
            <w:rFonts w:asciiTheme="minorHAnsi" w:eastAsiaTheme="minorEastAsia" w:hAnsiTheme="minorHAnsi" w:cstheme="minorBidi"/>
            <w:sz w:val="22"/>
            <w:szCs w:val="22"/>
          </w:rPr>
          <w:tab/>
        </w:r>
        <w:r w:rsidR="00DF77AA" w:rsidRPr="00BD7B5B">
          <w:rPr>
            <w:rStyle w:val="Hyperlink"/>
            <w:rFonts w:cstheme="minorHAnsi"/>
          </w:rPr>
          <w:t>Code View</w:t>
        </w:r>
        <w:r w:rsidR="00DF77AA">
          <w:rPr>
            <w:webHidden/>
          </w:rPr>
          <w:tab/>
        </w:r>
        <w:r w:rsidR="00DF77AA">
          <w:rPr>
            <w:webHidden/>
          </w:rPr>
          <w:fldChar w:fldCharType="begin"/>
        </w:r>
        <w:r w:rsidR="00DF77AA">
          <w:rPr>
            <w:webHidden/>
          </w:rPr>
          <w:instrText xml:space="preserve"> PAGEREF _Toc46220573 \h </w:instrText>
        </w:r>
        <w:r w:rsidR="00DF77AA">
          <w:rPr>
            <w:webHidden/>
          </w:rPr>
        </w:r>
        <w:r w:rsidR="00DF77AA">
          <w:rPr>
            <w:webHidden/>
          </w:rPr>
          <w:fldChar w:fldCharType="separate"/>
        </w:r>
        <w:r w:rsidR="00DF77AA">
          <w:rPr>
            <w:webHidden/>
          </w:rPr>
          <w:t>5</w:t>
        </w:r>
        <w:r w:rsidR="00DF77AA">
          <w:rPr>
            <w:webHidden/>
          </w:rPr>
          <w:fldChar w:fldCharType="end"/>
        </w:r>
      </w:hyperlink>
    </w:p>
    <w:p w14:paraId="58BBF11F" w14:textId="77777777" w:rsidR="00DF77AA" w:rsidRDefault="0024255D">
      <w:pPr>
        <w:pStyle w:val="TOC2"/>
        <w:tabs>
          <w:tab w:val="left" w:pos="800"/>
          <w:tab w:val="right" w:leader="dot" w:pos="9628"/>
        </w:tabs>
        <w:rPr>
          <w:rFonts w:asciiTheme="minorHAnsi" w:eastAsiaTheme="minorEastAsia" w:hAnsiTheme="minorHAnsi" w:cstheme="minorBidi"/>
          <w:noProof/>
          <w:sz w:val="22"/>
          <w:szCs w:val="22"/>
        </w:rPr>
      </w:pPr>
      <w:hyperlink w:anchor="_Toc46220574" w:history="1">
        <w:r w:rsidR="00DF77AA" w:rsidRPr="00BD7B5B">
          <w:rPr>
            <w:rStyle w:val="Hyperlink"/>
            <w:rFonts w:cstheme="minorHAnsi"/>
            <w:noProof/>
          </w:rPr>
          <w:t>3.1</w:t>
        </w:r>
        <w:r w:rsidR="00DF77AA">
          <w:rPr>
            <w:rFonts w:asciiTheme="minorHAnsi" w:eastAsiaTheme="minorEastAsia" w:hAnsiTheme="minorHAnsi" w:cstheme="minorBidi"/>
            <w:noProof/>
            <w:sz w:val="22"/>
            <w:szCs w:val="22"/>
          </w:rPr>
          <w:tab/>
        </w:r>
        <w:r w:rsidR="00DF77AA" w:rsidRPr="00BD7B5B">
          <w:rPr>
            <w:rStyle w:val="Hyperlink"/>
            <w:rFonts w:cstheme="minorHAnsi"/>
            <w:noProof/>
          </w:rPr>
          <w:t>Overview</w:t>
        </w:r>
        <w:r w:rsidR="00DF77AA">
          <w:rPr>
            <w:noProof/>
            <w:webHidden/>
          </w:rPr>
          <w:tab/>
        </w:r>
        <w:r w:rsidR="00DF77AA">
          <w:rPr>
            <w:noProof/>
            <w:webHidden/>
          </w:rPr>
          <w:fldChar w:fldCharType="begin"/>
        </w:r>
        <w:r w:rsidR="00DF77AA">
          <w:rPr>
            <w:noProof/>
            <w:webHidden/>
          </w:rPr>
          <w:instrText xml:space="preserve"> PAGEREF _Toc46220574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3D1E1D1C" w14:textId="77777777" w:rsidR="00DF77AA" w:rsidRDefault="0024255D">
      <w:pPr>
        <w:pStyle w:val="TOC2"/>
        <w:tabs>
          <w:tab w:val="left" w:pos="800"/>
          <w:tab w:val="right" w:leader="dot" w:pos="9628"/>
        </w:tabs>
        <w:rPr>
          <w:rFonts w:asciiTheme="minorHAnsi" w:eastAsiaTheme="minorEastAsia" w:hAnsiTheme="minorHAnsi" w:cstheme="minorBidi"/>
          <w:noProof/>
          <w:sz w:val="22"/>
          <w:szCs w:val="22"/>
        </w:rPr>
      </w:pPr>
      <w:hyperlink w:anchor="_Toc46220575" w:history="1">
        <w:r w:rsidR="00DF77AA" w:rsidRPr="00BD7B5B">
          <w:rPr>
            <w:rStyle w:val="Hyperlink"/>
            <w:rFonts w:cstheme="minorHAnsi"/>
            <w:noProof/>
          </w:rPr>
          <w:t>3.2</w:t>
        </w:r>
        <w:r w:rsidR="00DF77AA">
          <w:rPr>
            <w:rFonts w:asciiTheme="minorHAnsi" w:eastAsiaTheme="minorEastAsia" w:hAnsiTheme="minorHAnsi" w:cstheme="minorBidi"/>
            <w:noProof/>
            <w:sz w:val="22"/>
            <w:szCs w:val="22"/>
          </w:rPr>
          <w:tab/>
        </w:r>
        <w:r w:rsidR="00DF77AA" w:rsidRPr="00BD7B5B">
          <w:rPr>
            <w:rStyle w:val="Hyperlink"/>
            <w:rFonts w:cstheme="minorHAnsi"/>
            <w:noProof/>
          </w:rPr>
          <w:t>Solution</w:t>
        </w:r>
        <w:r w:rsidR="00DF77AA">
          <w:rPr>
            <w:noProof/>
            <w:webHidden/>
          </w:rPr>
          <w:tab/>
        </w:r>
        <w:r w:rsidR="00DF77AA">
          <w:rPr>
            <w:noProof/>
            <w:webHidden/>
          </w:rPr>
          <w:fldChar w:fldCharType="begin"/>
        </w:r>
        <w:r w:rsidR="00DF77AA">
          <w:rPr>
            <w:noProof/>
            <w:webHidden/>
          </w:rPr>
          <w:instrText xml:space="preserve"> PAGEREF _Toc46220575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474F95C3" w14:textId="77777777" w:rsidR="00DF77AA" w:rsidRDefault="0024255D">
      <w:pPr>
        <w:pStyle w:val="TOC2"/>
        <w:tabs>
          <w:tab w:val="left" w:pos="800"/>
          <w:tab w:val="right" w:leader="dot" w:pos="9628"/>
        </w:tabs>
        <w:rPr>
          <w:rFonts w:asciiTheme="minorHAnsi" w:eastAsiaTheme="minorEastAsia" w:hAnsiTheme="minorHAnsi" w:cstheme="minorBidi"/>
          <w:noProof/>
          <w:sz w:val="22"/>
          <w:szCs w:val="22"/>
        </w:rPr>
      </w:pPr>
      <w:hyperlink w:anchor="_Toc46220576" w:history="1">
        <w:r w:rsidR="00DF77AA" w:rsidRPr="00BD7B5B">
          <w:rPr>
            <w:rStyle w:val="Hyperlink"/>
            <w:rFonts w:cstheme="minorHAnsi"/>
            <w:noProof/>
          </w:rPr>
          <w:t>3.3</w:t>
        </w:r>
        <w:r w:rsidR="00DF77AA">
          <w:rPr>
            <w:rFonts w:asciiTheme="minorHAnsi" w:eastAsiaTheme="minorEastAsia" w:hAnsiTheme="minorHAnsi" w:cstheme="minorBidi"/>
            <w:noProof/>
            <w:sz w:val="22"/>
            <w:szCs w:val="22"/>
          </w:rPr>
          <w:tab/>
        </w:r>
        <w:r w:rsidR="00DF77AA" w:rsidRPr="00BD7B5B">
          <w:rPr>
            <w:rStyle w:val="Hyperlink"/>
            <w:rFonts w:cstheme="minorHAnsi"/>
            <w:noProof/>
          </w:rPr>
          <w:t>Layers</w:t>
        </w:r>
        <w:r w:rsidR="00DF77AA">
          <w:rPr>
            <w:noProof/>
            <w:webHidden/>
          </w:rPr>
          <w:tab/>
        </w:r>
        <w:r w:rsidR="00DF77AA">
          <w:rPr>
            <w:noProof/>
            <w:webHidden/>
          </w:rPr>
          <w:fldChar w:fldCharType="begin"/>
        </w:r>
        <w:r w:rsidR="00DF77AA">
          <w:rPr>
            <w:noProof/>
            <w:webHidden/>
          </w:rPr>
          <w:instrText xml:space="preserve"> PAGEREF _Toc46220576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53312478" w14:textId="77777777" w:rsidR="00DF77AA" w:rsidRDefault="0024255D">
      <w:pPr>
        <w:pStyle w:val="TOC3"/>
        <w:tabs>
          <w:tab w:val="right" w:leader="dot" w:pos="9628"/>
        </w:tabs>
        <w:rPr>
          <w:rFonts w:asciiTheme="minorHAnsi" w:eastAsiaTheme="minorEastAsia" w:hAnsiTheme="minorHAnsi" w:cstheme="minorBidi"/>
          <w:noProof/>
          <w:sz w:val="22"/>
          <w:szCs w:val="22"/>
        </w:rPr>
      </w:pPr>
      <w:hyperlink w:anchor="_Toc46220577" w:history="1">
        <w:r w:rsidR="00DF77AA" w:rsidRPr="00BD7B5B">
          <w:rPr>
            <w:rStyle w:val="Hyperlink"/>
            <w:rFonts w:cstheme="minorHAnsi"/>
            <w:noProof/>
          </w:rPr>
          <w:t>3.3.1 Idea.DAL</w:t>
        </w:r>
        <w:r w:rsidR="00DF77AA">
          <w:rPr>
            <w:noProof/>
            <w:webHidden/>
          </w:rPr>
          <w:tab/>
        </w:r>
        <w:r w:rsidR="00DF77AA">
          <w:rPr>
            <w:noProof/>
            <w:webHidden/>
          </w:rPr>
          <w:fldChar w:fldCharType="begin"/>
        </w:r>
        <w:r w:rsidR="00DF77AA">
          <w:rPr>
            <w:noProof/>
            <w:webHidden/>
          </w:rPr>
          <w:instrText xml:space="preserve"> PAGEREF _Toc46220577 \h </w:instrText>
        </w:r>
        <w:r w:rsidR="00DF77AA">
          <w:rPr>
            <w:noProof/>
            <w:webHidden/>
          </w:rPr>
        </w:r>
        <w:r w:rsidR="00DF77AA">
          <w:rPr>
            <w:noProof/>
            <w:webHidden/>
          </w:rPr>
          <w:fldChar w:fldCharType="separate"/>
        </w:r>
        <w:r w:rsidR="00DF77AA">
          <w:rPr>
            <w:noProof/>
            <w:webHidden/>
          </w:rPr>
          <w:t>6</w:t>
        </w:r>
        <w:r w:rsidR="00DF77AA">
          <w:rPr>
            <w:noProof/>
            <w:webHidden/>
          </w:rPr>
          <w:fldChar w:fldCharType="end"/>
        </w:r>
      </w:hyperlink>
    </w:p>
    <w:p w14:paraId="1F50E623" w14:textId="77777777" w:rsidR="00DF77AA" w:rsidRDefault="0024255D">
      <w:pPr>
        <w:pStyle w:val="TOC3"/>
        <w:tabs>
          <w:tab w:val="right" w:leader="dot" w:pos="9628"/>
        </w:tabs>
        <w:rPr>
          <w:rFonts w:asciiTheme="minorHAnsi" w:eastAsiaTheme="minorEastAsia" w:hAnsiTheme="minorHAnsi" w:cstheme="minorBidi"/>
          <w:noProof/>
          <w:sz w:val="22"/>
          <w:szCs w:val="22"/>
        </w:rPr>
      </w:pPr>
      <w:hyperlink w:anchor="_Toc46220578" w:history="1">
        <w:r w:rsidR="00DF77AA" w:rsidRPr="00BD7B5B">
          <w:rPr>
            <w:rStyle w:val="Hyperlink"/>
            <w:rFonts w:cstheme="minorHAnsi"/>
            <w:noProof/>
          </w:rPr>
          <w:t>3.3.2 Idea.Entities</w:t>
        </w:r>
        <w:r w:rsidR="00DF77AA">
          <w:rPr>
            <w:noProof/>
            <w:webHidden/>
          </w:rPr>
          <w:tab/>
        </w:r>
        <w:r w:rsidR="00DF77AA">
          <w:rPr>
            <w:noProof/>
            <w:webHidden/>
          </w:rPr>
          <w:fldChar w:fldCharType="begin"/>
        </w:r>
        <w:r w:rsidR="00DF77AA">
          <w:rPr>
            <w:noProof/>
            <w:webHidden/>
          </w:rPr>
          <w:instrText xml:space="preserve"> PAGEREF _Toc46220578 \h </w:instrText>
        </w:r>
        <w:r w:rsidR="00DF77AA">
          <w:rPr>
            <w:noProof/>
            <w:webHidden/>
          </w:rPr>
        </w:r>
        <w:r w:rsidR="00DF77AA">
          <w:rPr>
            <w:noProof/>
            <w:webHidden/>
          </w:rPr>
          <w:fldChar w:fldCharType="separate"/>
        </w:r>
        <w:r w:rsidR="00DF77AA">
          <w:rPr>
            <w:noProof/>
            <w:webHidden/>
          </w:rPr>
          <w:t>7</w:t>
        </w:r>
        <w:r w:rsidR="00DF77AA">
          <w:rPr>
            <w:noProof/>
            <w:webHidden/>
          </w:rPr>
          <w:fldChar w:fldCharType="end"/>
        </w:r>
      </w:hyperlink>
    </w:p>
    <w:p w14:paraId="7D999EAF" w14:textId="77777777" w:rsidR="00DF77AA" w:rsidRDefault="0024255D">
      <w:pPr>
        <w:pStyle w:val="TOC3"/>
        <w:tabs>
          <w:tab w:val="right" w:leader="dot" w:pos="9628"/>
        </w:tabs>
        <w:rPr>
          <w:rFonts w:asciiTheme="minorHAnsi" w:eastAsiaTheme="minorEastAsia" w:hAnsiTheme="minorHAnsi" w:cstheme="minorBidi"/>
          <w:noProof/>
          <w:sz w:val="22"/>
          <w:szCs w:val="22"/>
        </w:rPr>
      </w:pPr>
      <w:hyperlink w:anchor="_Toc46220579" w:history="1">
        <w:r w:rsidR="00DF77AA" w:rsidRPr="00BD7B5B">
          <w:rPr>
            <w:rStyle w:val="Hyperlink"/>
            <w:rFonts w:cstheme="minorHAnsi"/>
            <w:noProof/>
          </w:rPr>
          <w:t>3.3.3 Idea.Business</w:t>
        </w:r>
        <w:r w:rsidR="00DF77AA">
          <w:rPr>
            <w:noProof/>
            <w:webHidden/>
          </w:rPr>
          <w:tab/>
        </w:r>
        <w:r w:rsidR="00DF77AA">
          <w:rPr>
            <w:noProof/>
            <w:webHidden/>
          </w:rPr>
          <w:fldChar w:fldCharType="begin"/>
        </w:r>
        <w:r w:rsidR="00DF77AA">
          <w:rPr>
            <w:noProof/>
            <w:webHidden/>
          </w:rPr>
          <w:instrText xml:space="preserve"> PAGEREF _Toc46220579 \h </w:instrText>
        </w:r>
        <w:r w:rsidR="00DF77AA">
          <w:rPr>
            <w:noProof/>
            <w:webHidden/>
          </w:rPr>
        </w:r>
        <w:r w:rsidR="00DF77AA">
          <w:rPr>
            <w:noProof/>
            <w:webHidden/>
          </w:rPr>
          <w:fldChar w:fldCharType="separate"/>
        </w:r>
        <w:r w:rsidR="00DF77AA">
          <w:rPr>
            <w:noProof/>
            <w:webHidden/>
          </w:rPr>
          <w:t>8</w:t>
        </w:r>
        <w:r w:rsidR="00DF77AA">
          <w:rPr>
            <w:noProof/>
            <w:webHidden/>
          </w:rPr>
          <w:fldChar w:fldCharType="end"/>
        </w:r>
      </w:hyperlink>
    </w:p>
    <w:p w14:paraId="096994D7" w14:textId="77777777" w:rsidR="00DF77AA" w:rsidRDefault="0024255D">
      <w:pPr>
        <w:pStyle w:val="TOC3"/>
        <w:tabs>
          <w:tab w:val="right" w:leader="dot" w:pos="9628"/>
        </w:tabs>
        <w:rPr>
          <w:rFonts w:asciiTheme="minorHAnsi" w:eastAsiaTheme="minorEastAsia" w:hAnsiTheme="minorHAnsi" w:cstheme="minorBidi"/>
          <w:noProof/>
          <w:sz w:val="22"/>
          <w:szCs w:val="22"/>
        </w:rPr>
      </w:pPr>
      <w:hyperlink w:anchor="_Toc46220580" w:history="1">
        <w:r w:rsidR="00DF77AA" w:rsidRPr="00BD7B5B">
          <w:rPr>
            <w:rStyle w:val="Hyperlink"/>
            <w:rFonts w:cstheme="minorHAnsi"/>
            <w:noProof/>
          </w:rPr>
          <w:t>3.3.4 Idea.Facade</w:t>
        </w:r>
        <w:r w:rsidR="00DF77AA">
          <w:rPr>
            <w:noProof/>
            <w:webHidden/>
          </w:rPr>
          <w:tab/>
        </w:r>
        <w:r w:rsidR="00DF77AA">
          <w:rPr>
            <w:noProof/>
            <w:webHidden/>
          </w:rPr>
          <w:fldChar w:fldCharType="begin"/>
        </w:r>
        <w:r w:rsidR="00DF77AA">
          <w:rPr>
            <w:noProof/>
            <w:webHidden/>
          </w:rPr>
          <w:instrText xml:space="preserve"> PAGEREF _Toc46220580 \h </w:instrText>
        </w:r>
        <w:r w:rsidR="00DF77AA">
          <w:rPr>
            <w:noProof/>
            <w:webHidden/>
          </w:rPr>
        </w:r>
        <w:r w:rsidR="00DF77AA">
          <w:rPr>
            <w:noProof/>
            <w:webHidden/>
          </w:rPr>
          <w:fldChar w:fldCharType="separate"/>
        </w:r>
        <w:r w:rsidR="00DF77AA">
          <w:rPr>
            <w:noProof/>
            <w:webHidden/>
          </w:rPr>
          <w:t>9</w:t>
        </w:r>
        <w:r w:rsidR="00DF77AA">
          <w:rPr>
            <w:noProof/>
            <w:webHidden/>
          </w:rPr>
          <w:fldChar w:fldCharType="end"/>
        </w:r>
      </w:hyperlink>
    </w:p>
    <w:p w14:paraId="327FB9EC" w14:textId="77777777" w:rsidR="00DF77AA" w:rsidRDefault="0024255D">
      <w:pPr>
        <w:pStyle w:val="TOC3"/>
        <w:tabs>
          <w:tab w:val="right" w:leader="dot" w:pos="9628"/>
        </w:tabs>
        <w:rPr>
          <w:rFonts w:asciiTheme="minorHAnsi" w:eastAsiaTheme="minorEastAsia" w:hAnsiTheme="minorHAnsi" w:cstheme="minorBidi"/>
          <w:noProof/>
          <w:sz w:val="22"/>
          <w:szCs w:val="22"/>
        </w:rPr>
      </w:pPr>
      <w:hyperlink w:anchor="_Toc46220581" w:history="1">
        <w:r w:rsidR="00DF77AA" w:rsidRPr="00BD7B5B">
          <w:rPr>
            <w:rStyle w:val="Hyperlink"/>
            <w:rFonts w:cstheme="minorHAnsi"/>
            <w:noProof/>
          </w:rPr>
          <w:t>3.3.5 Idea.ERMT</w:t>
        </w:r>
        <w:r w:rsidR="00DF77AA">
          <w:rPr>
            <w:noProof/>
            <w:webHidden/>
          </w:rPr>
          <w:tab/>
        </w:r>
        <w:r w:rsidR="00DF77AA">
          <w:rPr>
            <w:noProof/>
            <w:webHidden/>
          </w:rPr>
          <w:fldChar w:fldCharType="begin"/>
        </w:r>
        <w:r w:rsidR="00DF77AA">
          <w:rPr>
            <w:noProof/>
            <w:webHidden/>
          </w:rPr>
          <w:instrText xml:space="preserve"> PAGEREF _Toc46220581 \h </w:instrText>
        </w:r>
        <w:r w:rsidR="00DF77AA">
          <w:rPr>
            <w:noProof/>
            <w:webHidden/>
          </w:rPr>
        </w:r>
        <w:r w:rsidR="00DF77AA">
          <w:rPr>
            <w:noProof/>
            <w:webHidden/>
          </w:rPr>
          <w:fldChar w:fldCharType="separate"/>
        </w:r>
        <w:r w:rsidR="00DF77AA">
          <w:rPr>
            <w:noProof/>
            <w:webHidden/>
          </w:rPr>
          <w:t>10</w:t>
        </w:r>
        <w:r w:rsidR="00DF77AA">
          <w:rPr>
            <w:noProof/>
            <w:webHidden/>
          </w:rPr>
          <w:fldChar w:fldCharType="end"/>
        </w:r>
      </w:hyperlink>
    </w:p>
    <w:p w14:paraId="690C66F4" w14:textId="77777777" w:rsidR="00DF77AA" w:rsidRDefault="0024255D">
      <w:pPr>
        <w:pStyle w:val="TOC3"/>
        <w:tabs>
          <w:tab w:val="right" w:leader="dot" w:pos="9628"/>
        </w:tabs>
        <w:rPr>
          <w:rFonts w:asciiTheme="minorHAnsi" w:eastAsiaTheme="minorEastAsia" w:hAnsiTheme="minorHAnsi" w:cstheme="minorBidi"/>
          <w:noProof/>
          <w:sz w:val="22"/>
          <w:szCs w:val="22"/>
        </w:rPr>
      </w:pPr>
      <w:hyperlink w:anchor="_Toc46220582" w:history="1">
        <w:r w:rsidR="00DF77AA" w:rsidRPr="00BD7B5B">
          <w:rPr>
            <w:rStyle w:val="Hyperlink"/>
            <w:rFonts w:cstheme="minorHAnsi"/>
            <w:noProof/>
          </w:rPr>
          <w:t>3.3.6 Idea.Server</w:t>
        </w:r>
        <w:r w:rsidR="00DF77AA">
          <w:rPr>
            <w:noProof/>
            <w:webHidden/>
          </w:rPr>
          <w:tab/>
        </w:r>
        <w:r w:rsidR="00DF77AA">
          <w:rPr>
            <w:noProof/>
            <w:webHidden/>
          </w:rPr>
          <w:fldChar w:fldCharType="begin"/>
        </w:r>
        <w:r w:rsidR="00DF77AA">
          <w:rPr>
            <w:noProof/>
            <w:webHidden/>
          </w:rPr>
          <w:instrText xml:space="preserve"> PAGEREF _Toc46220582 \h </w:instrText>
        </w:r>
        <w:r w:rsidR="00DF77AA">
          <w:rPr>
            <w:noProof/>
            <w:webHidden/>
          </w:rPr>
        </w:r>
        <w:r w:rsidR="00DF77AA">
          <w:rPr>
            <w:noProof/>
            <w:webHidden/>
          </w:rPr>
          <w:fldChar w:fldCharType="separate"/>
        </w:r>
        <w:r w:rsidR="00DF77AA">
          <w:rPr>
            <w:noProof/>
            <w:webHidden/>
          </w:rPr>
          <w:t>12</w:t>
        </w:r>
        <w:r w:rsidR="00DF77AA">
          <w:rPr>
            <w:noProof/>
            <w:webHidden/>
          </w:rPr>
          <w:fldChar w:fldCharType="end"/>
        </w:r>
      </w:hyperlink>
    </w:p>
    <w:p w14:paraId="1BD67EC7" w14:textId="77777777" w:rsidR="00DF77AA" w:rsidRDefault="0024255D">
      <w:pPr>
        <w:pStyle w:val="TOC2"/>
        <w:tabs>
          <w:tab w:val="left" w:pos="800"/>
          <w:tab w:val="right" w:leader="dot" w:pos="9628"/>
        </w:tabs>
        <w:rPr>
          <w:rFonts w:asciiTheme="minorHAnsi" w:eastAsiaTheme="minorEastAsia" w:hAnsiTheme="minorHAnsi" w:cstheme="minorBidi"/>
          <w:noProof/>
          <w:sz w:val="22"/>
          <w:szCs w:val="22"/>
        </w:rPr>
      </w:pPr>
      <w:hyperlink w:anchor="_Toc46220583" w:history="1">
        <w:r w:rsidR="00DF77AA" w:rsidRPr="00BD7B5B">
          <w:rPr>
            <w:rStyle w:val="Hyperlink"/>
            <w:rFonts w:cstheme="minorHAnsi"/>
            <w:noProof/>
          </w:rPr>
          <w:t>3.4</w:t>
        </w:r>
        <w:r w:rsidR="00DF77AA">
          <w:rPr>
            <w:rFonts w:asciiTheme="minorHAnsi" w:eastAsiaTheme="minorEastAsia" w:hAnsiTheme="minorHAnsi" w:cstheme="minorBidi"/>
            <w:noProof/>
            <w:sz w:val="22"/>
            <w:szCs w:val="22"/>
          </w:rPr>
          <w:tab/>
        </w:r>
        <w:r w:rsidR="00DF77AA" w:rsidRPr="00BD7B5B">
          <w:rPr>
            <w:rStyle w:val="Hyperlink"/>
            <w:rFonts w:cstheme="minorHAnsi"/>
            <w:noProof/>
          </w:rPr>
          <w:t>Other Projects</w:t>
        </w:r>
        <w:r w:rsidR="00DF77AA">
          <w:rPr>
            <w:noProof/>
            <w:webHidden/>
          </w:rPr>
          <w:tab/>
        </w:r>
        <w:r w:rsidR="00DF77AA">
          <w:rPr>
            <w:noProof/>
            <w:webHidden/>
          </w:rPr>
          <w:fldChar w:fldCharType="begin"/>
        </w:r>
        <w:r w:rsidR="00DF77AA">
          <w:rPr>
            <w:noProof/>
            <w:webHidden/>
          </w:rPr>
          <w:instrText xml:space="preserve"> PAGEREF _Toc46220583 \h </w:instrText>
        </w:r>
        <w:r w:rsidR="00DF77AA">
          <w:rPr>
            <w:noProof/>
            <w:webHidden/>
          </w:rPr>
        </w:r>
        <w:r w:rsidR="00DF77AA">
          <w:rPr>
            <w:noProof/>
            <w:webHidden/>
          </w:rPr>
          <w:fldChar w:fldCharType="separate"/>
        </w:r>
        <w:r w:rsidR="00DF77AA">
          <w:rPr>
            <w:noProof/>
            <w:webHidden/>
          </w:rPr>
          <w:t>13</w:t>
        </w:r>
        <w:r w:rsidR="00DF77AA">
          <w:rPr>
            <w:noProof/>
            <w:webHidden/>
          </w:rPr>
          <w:fldChar w:fldCharType="end"/>
        </w:r>
      </w:hyperlink>
    </w:p>
    <w:p w14:paraId="0ECA4D7F" w14:textId="77777777" w:rsidR="00DF77AA" w:rsidRDefault="0024255D" w:rsidP="00DF77AA">
      <w:pPr>
        <w:pStyle w:val="TOC1"/>
        <w:rPr>
          <w:rFonts w:asciiTheme="minorHAnsi" w:eastAsiaTheme="minorEastAsia" w:hAnsiTheme="minorHAnsi" w:cstheme="minorBidi"/>
          <w:sz w:val="22"/>
          <w:szCs w:val="22"/>
        </w:rPr>
      </w:pPr>
      <w:hyperlink w:anchor="_Toc46220584" w:history="1">
        <w:r w:rsidR="00DF77AA" w:rsidRPr="00BD7B5B">
          <w:rPr>
            <w:rStyle w:val="Hyperlink"/>
            <w:rFonts w:ascii="Cambria" w:hAnsi="Cambria" w:cstheme="minorHAnsi"/>
          </w:rPr>
          <w:t>4.</w:t>
        </w:r>
        <w:r w:rsidR="00DF77AA">
          <w:rPr>
            <w:rFonts w:asciiTheme="minorHAnsi" w:eastAsiaTheme="minorEastAsia" w:hAnsiTheme="minorHAnsi" w:cstheme="minorBidi"/>
            <w:sz w:val="22"/>
            <w:szCs w:val="22"/>
          </w:rPr>
          <w:tab/>
        </w:r>
        <w:r w:rsidR="00DF77AA" w:rsidRPr="00BD7B5B">
          <w:rPr>
            <w:rStyle w:val="Hyperlink"/>
            <w:rFonts w:cstheme="minorHAnsi"/>
          </w:rPr>
          <w:t>Think Geo Library</w:t>
        </w:r>
        <w:r w:rsidR="00DF77AA">
          <w:rPr>
            <w:webHidden/>
          </w:rPr>
          <w:tab/>
        </w:r>
        <w:r w:rsidR="00DF77AA">
          <w:rPr>
            <w:webHidden/>
          </w:rPr>
          <w:fldChar w:fldCharType="begin"/>
        </w:r>
        <w:r w:rsidR="00DF77AA">
          <w:rPr>
            <w:webHidden/>
          </w:rPr>
          <w:instrText xml:space="preserve"> PAGEREF _Toc46220584 \h </w:instrText>
        </w:r>
        <w:r w:rsidR="00DF77AA">
          <w:rPr>
            <w:webHidden/>
          </w:rPr>
        </w:r>
        <w:r w:rsidR="00DF77AA">
          <w:rPr>
            <w:webHidden/>
          </w:rPr>
          <w:fldChar w:fldCharType="separate"/>
        </w:r>
        <w:r w:rsidR="00DF77AA">
          <w:rPr>
            <w:webHidden/>
          </w:rPr>
          <w:t>17</w:t>
        </w:r>
        <w:r w:rsidR="00DF77AA">
          <w:rPr>
            <w:webHidden/>
          </w:rPr>
          <w:fldChar w:fldCharType="end"/>
        </w:r>
      </w:hyperlink>
    </w:p>
    <w:p w14:paraId="020BB345" w14:textId="77777777" w:rsidR="00DF77AA" w:rsidRDefault="0024255D" w:rsidP="00DF77AA">
      <w:pPr>
        <w:pStyle w:val="TOC1"/>
        <w:rPr>
          <w:rFonts w:asciiTheme="minorHAnsi" w:eastAsiaTheme="minorEastAsia" w:hAnsiTheme="minorHAnsi" w:cstheme="minorBidi"/>
          <w:sz w:val="22"/>
          <w:szCs w:val="22"/>
        </w:rPr>
      </w:pPr>
      <w:hyperlink w:anchor="_Toc46220585" w:history="1">
        <w:r w:rsidR="00DF77AA" w:rsidRPr="00BD7B5B">
          <w:rPr>
            <w:rStyle w:val="Hyperlink"/>
            <w:rFonts w:ascii="Cambria" w:hAnsi="Cambria" w:cstheme="minorHAnsi"/>
          </w:rPr>
          <w:t>5.</w:t>
        </w:r>
        <w:r w:rsidR="00DF77AA">
          <w:rPr>
            <w:rFonts w:asciiTheme="minorHAnsi" w:eastAsiaTheme="minorEastAsia" w:hAnsiTheme="minorHAnsi" w:cstheme="minorBidi"/>
            <w:sz w:val="22"/>
            <w:szCs w:val="22"/>
          </w:rPr>
          <w:tab/>
        </w:r>
        <w:r w:rsidR="00DF77AA" w:rsidRPr="00BD7B5B">
          <w:rPr>
            <w:rStyle w:val="Hyperlink"/>
            <w:rFonts w:cstheme="minorHAnsi"/>
          </w:rPr>
          <w:t>Installation Projects</w:t>
        </w:r>
        <w:r w:rsidR="00DF77AA">
          <w:rPr>
            <w:webHidden/>
          </w:rPr>
          <w:tab/>
        </w:r>
        <w:r w:rsidR="00DF77AA">
          <w:rPr>
            <w:webHidden/>
          </w:rPr>
          <w:fldChar w:fldCharType="begin"/>
        </w:r>
        <w:r w:rsidR="00DF77AA">
          <w:rPr>
            <w:webHidden/>
          </w:rPr>
          <w:instrText xml:space="preserve"> PAGEREF _Toc46220585 \h </w:instrText>
        </w:r>
        <w:r w:rsidR="00DF77AA">
          <w:rPr>
            <w:webHidden/>
          </w:rPr>
        </w:r>
        <w:r w:rsidR="00DF77AA">
          <w:rPr>
            <w:webHidden/>
          </w:rPr>
          <w:fldChar w:fldCharType="separate"/>
        </w:r>
        <w:r w:rsidR="00DF77AA">
          <w:rPr>
            <w:webHidden/>
          </w:rPr>
          <w:t>21</w:t>
        </w:r>
        <w:r w:rsidR="00DF77AA">
          <w:rPr>
            <w:webHidden/>
          </w:rPr>
          <w:fldChar w:fldCharType="end"/>
        </w:r>
      </w:hyperlink>
    </w:p>
    <w:p w14:paraId="15E8FF0A" w14:textId="77777777" w:rsidR="00DF77AA" w:rsidRDefault="0024255D" w:rsidP="00DF77AA">
      <w:pPr>
        <w:pStyle w:val="TOC1"/>
        <w:rPr>
          <w:rFonts w:asciiTheme="minorHAnsi" w:eastAsiaTheme="minorEastAsia" w:hAnsiTheme="minorHAnsi" w:cstheme="minorBidi"/>
          <w:sz w:val="22"/>
          <w:szCs w:val="22"/>
        </w:rPr>
      </w:pPr>
      <w:hyperlink w:anchor="_Toc46220586" w:history="1">
        <w:r w:rsidR="00DF77AA" w:rsidRPr="00BD7B5B">
          <w:rPr>
            <w:rStyle w:val="Hyperlink"/>
            <w:rFonts w:ascii="Cambria" w:hAnsi="Cambria" w:cstheme="minorHAnsi"/>
          </w:rPr>
          <w:t>6.</w:t>
        </w:r>
        <w:r w:rsidR="00DF77AA">
          <w:rPr>
            <w:rFonts w:asciiTheme="minorHAnsi" w:eastAsiaTheme="minorEastAsia" w:hAnsiTheme="minorHAnsi" w:cstheme="minorBidi"/>
            <w:sz w:val="22"/>
            <w:szCs w:val="22"/>
          </w:rPr>
          <w:tab/>
        </w:r>
        <w:r w:rsidR="00DF77AA" w:rsidRPr="00BD7B5B">
          <w:rPr>
            <w:rStyle w:val="Hyperlink"/>
            <w:rFonts w:cstheme="minorHAnsi"/>
          </w:rPr>
          <w:t>Installation Guide Technical Instructions</w:t>
        </w:r>
        <w:r w:rsidR="00DF77AA">
          <w:rPr>
            <w:webHidden/>
          </w:rPr>
          <w:tab/>
        </w:r>
        <w:r w:rsidR="00DF77AA">
          <w:rPr>
            <w:webHidden/>
          </w:rPr>
          <w:fldChar w:fldCharType="begin"/>
        </w:r>
        <w:r w:rsidR="00DF77AA">
          <w:rPr>
            <w:webHidden/>
          </w:rPr>
          <w:instrText xml:space="preserve"> PAGEREF _Toc46220586 \h </w:instrText>
        </w:r>
        <w:r w:rsidR="00DF77AA">
          <w:rPr>
            <w:webHidden/>
          </w:rPr>
        </w:r>
        <w:r w:rsidR="00DF77AA">
          <w:rPr>
            <w:webHidden/>
          </w:rPr>
          <w:fldChar w:fldCharType="separate"/>
        </w:r>
        <w:r w:rsidR="00DF77AA">
          <w:rPr>
            <w:webHidden/>
          </w:rPr>
          <w:t>21</w:t>
        </w:r>
        <w:r w:rsidR="00DF77AA">
          <w:rPr>
            <w:webHidden/>
          </w:rPr>
          <w:fldChar w:fldCharType="end"/>
        </w:r>
      </w:hyperlink>
    </w:p>
    <w:p w14:paraId="268CD31E" w14:textId="77777777" w:rsidR="0055094A" w:rsidRPr="00A131FC" w:rsidRDefault="009B10F8"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fldChar w:fldCharType="end"/>
      </w:r>
    </w:p>
    <w:p w14:paraId="038BDE06" w14:textId="77777777" w:rsidR="00BD45AD" w:rsidRPr="00A131FC" w:rsidRDefault="00FE4F3B"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br w:type="page"/>
      </w:r>
    </w:p>
    <w:p w14:paraId="27D14188" w14:textId="77777777" w:rsidR="00145C91" w:rsidRPr="00A131FC" w:rsidRDefault="00BC21E2" w:rsidP="00B22149">
      <w:pPr>
        <w:pStyle w:val="Heading1"/>
        <w:spacing w:line="360" w:lineRule="auto"/>
        <w:jc w:val="both"/>
        <w:rPr>
          <w:rFonts w:asciiTheme="minorHAnsi" w:hAnsiTheme="minorHAnsi" w:cstheme="minorHAnsi"/>
          <w:sz w:val="28"/>
          <w:szCs w:val="22"/>
        </w:rPr>
      </w:pPr>
      <w:bookmarkStart w:id="0" w:name="_Toc46220569"/>
      <w:r w:rsidRPr="00A131FC">
        <w:rPr>
          <w:rFonts w:asciiTheme="minorHAnsi" w:hAnsiTheme="minorHAnsi" w:cstheme="minorHAnsi"/>
          <w:sz w:val="32"/>
          <w:szCs w:val="32"/>
        </w:rPr>
        <w:lastRenderedPageBreak/>
        <w:t>Introduction</w:t>
      </w:r>
      <w:bookmarkEnd w:id="0"/>
    </w:p>
    <w:p w14:paraId="21CBBE79" w14:textId="77777777" w:rsidR="003376F5" w:rsidRPr="00A131FC" w:rsidRDefault="003376F5" w:rsidP="00B22149">
      <w:pPr>
        <w:autoSpaceDE w:val="0"/>
        <w:autoSpaceDN w:val="0"/>
        <w:adjustRightInd w:val="0"/>
        <w:spacing w:line="360" w:lineRule="auto"/>
        <w:jc w:val="both"/>
        <w:rPr>
          <w:rFonts w:asciiTheme="minorHAnsi" w:hAnsiTheme="minorHAnsi" w:cstheme="minorHAnsi"/>
          <w:sz w:val="22"/>
          <w:szCs w:val="22"/>
          <w:lang w:eastAsia="es-ES"/>
        </w:rPr>
      </w:pPr>
      <w:bookmarkStart w:id="1" w:name="_Toc479743364"/>
    </w:p>
    <w:p w14:paraId="2056E70D" w14:textId="77777777" w:rsidR="00C64E3C" w:rsidRPr="00A131FC" w:rsidRDefault="00306E08" w:rsidP="00B22149">
      <w:pPr>
        <w:pStyle w:val="Heading2"/>
        <w:numPr>
          <w:ilvl w:val="1"/>
          <w:numId w:val="1"/>
        </w:numPr>
        <w:spacing w:line="360" w:lineRule="auto"/>
        <w:jc w:val="both"/>
        <w:rPr>
          <w:rFonts w:asciiTheme="minorHAnsi" w:hAnsiTheme="minorHAnsi" w:cstheme="minorHAnsi"/>
        </w:rPr>
      </w:pPr>
      <w:bookmarkStart w:id="2" w:name="_Toc46220570"/>
      <w:r w:rsidRPr="00A131FC">
        <w:rPr>
          <w:rFonts w:asciiTheme="minorHAnsi" w:hAnsiTheme="minorHAnsi" w:cstheme="minorHAnsi"/>
          <w:sz w:val="28"/>
          <w:szCs w:val="28"/>
        </w:rPr>
        <w:t>Purpose</w:t>
      </w:r>
      <w:bookmarkEnd w:id="2"/>
    </w:p>
    <w:p w14:paraId="40EA8EF3" w14:textId="77777777" w:rsidR="00BC21E2" w:rsidRPr="00A131FC" w:rsidRDefault="00BC21E2" w:rsidP="00B22149">
      <w:pPr>
        <w:spacing w:line="360" w:lineRule="auto"/>
        <w:jc w:val="both"/>
        <w:rPr>
          <w:rFonts w:asciiTheme="minorHAnsi" w:hAnsiTheme="minorHAnsi" w:cstheme="minorHAnsi"/>
          <w:sz w:val="24"/>
          <w:szCs w:val="24"/>
        </w:rPr>
      </w:pPr>
    </w:p>
    <w:p w14:paraId="017AE715" w14:textId="77777777" w:rsidR="005E2BAA" w:rsidRPr="00A131FC" w:rsidRDefault="005E2BAA" w:rsidP="00B22149">
      <w:pPr>
        <w:autoSpaceDE w:val="0"/>
        <w:autoSpaceDN w:val="0"/>
        <w:adjustRightInd w:val="0"/>
        <w:spacing w:line="360" w:lineRule="auto"/>
        <w:ind w:firstLine="708"/>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The purpose of this document is to provide a detailed architecture design of the IDEA ERMT Solution software by focusing on those key quality attributes: usability, availability and maintainability. These attributes were chosen based on their importance in the design and construction of the application.</w:t>
      </w:r>
    </w:p>
    <w:p w14:paraId="62FFCC32" w14:textId="77777777" w:rsidR="005E2BAA" w:rsidRPr="00A131FC" w:rsidRDefault="005E2BAA" w:rsidP="00B22149">
      <w:pPr>
        <w:autoSpaceDE w:val="0"/>
        <w:autoSpaceDN w:val="0"/>
        <w:adjustRightInd w:val="0"/>
        <w:spacing w:line="360" w:lineRule="auto"/>
        <w:ind w:firstLine="360"/>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This document will address the architecturally significant functional requirements</w:t>
      </w:r>
      <w:r w:rsidR="005A7CF6" w:rsidRPr="00A131FC">
        <w:rPr>
          <w:rFonts w:asciiTheme="minorHAnsi" w:hAnsiTheme="minorHAnsi" w:cstheme="minorHAnsi"/>
          <w:sz w:val="24"/>
          <w:szCs w:val="24"/>
          <w:lang w:val="en" w:eastAsia="es-ES"/>
        </w:rPr>
        <w:t>.</w:t>
      </w:r>
      <w:r w:rsidRPr="00A131FC">
        <w:rPr>
          <w:rFonts w:asciiTheme="minorHAnsi" w:hAnsiTheme="minorHAnsi" w:cstheme="minorHAnsi"/>
          <w:sz w:val="24"/>
          <w:szCs w:val="24"/>
          <w:lang w:val="en" w:eastAsia="es-ES"/>
        </w:rPr>
        <w:t xml:space="preserve"> </w:t>
      </w:r>
      <w:r w:rsidR="005A7CF6" w:rsidRPr="00A131FC">
        <w:rPr>
          <w:rFonts w:asciiTheme="minorHAnsi" w:hAnsiTheme="minorHAnsi" w:cstheme="minorHAnsi"/>
          <w:sz w:val="24"/>
          <w:szCs w:val="24"/>
          <w:lang w:val="en" w:eastAsia="es-ES"/>
        </w:rPr>
        <w:t xml:space="preserve">The goal </w:t>
      </w:r>
      <w:r w:rsidRPr="00A131FC">
        <w:rPr>
          <w:rFonts w:asciiTheme="minorHAnsi" w:hAnsiTheme="minorHAnsi" w:cstheme="minorHAnsi"/>
          <w:sz w:val="24"/>
          <w:szCs w:val="24"/>
          <w:lang w:val="en" w:eastAsia="es-ES"/>
        </w:rPr>
        <w:t xml:space="preserve">is to help </w:t>
      </w:r>
      <w:r w:rsidR="005A7CF6" w:rsidRPr="00A131FC">
        <w:rPr>
          <w:rFonts w:asciiTheme="minorHAnsi" w:hAnsiTheme="minorHAnsi" w:cstheme="minorHAnsi"/>
          <w:sz w:val="24"/>
          <w:szCs w:val="24"/>
          <w:lang w:val="en" w:eastAsia="es-ES"/>
        </w:rPr>
        <w:t xml:space="preserve">future </w:t>
      </w:r>
      <w:r w:rsidRPr="00A131FC">
        <w:rPr>
          <w:rFonts w:asciiTheme="minorHAnsi" w:hAnsiTheme="minorHAnsi" w:cstheme="minorHAnsi"/>
          <w:sz w:val="24"/>
          <w:szCs w:val="24"/>
          <w:lang w:val="en" w:eastAsia="es-ES"/>
        </w:rPr>
        <w:t>development team</w:t>
      </w:r>
      <w:r w:rsidR="005A7CF6" w:rsidRPr="00A131FC">
        <w:rPr>
          <w:rFonts w:asciiTheme="minorHAnsi" w:hAnsiTheme="minorHAnsi" w:cstheme="minorHAnsi"/>
          <w:sz w:val="24"/>
          <w:szCs w:val="24"/>
          <w:lang w:val="en" w:eastAsia="es-ES"/>
        </w:rPr>
        <w:t>s</w:t>
      </w:r>
      <w:r w:rsidRPr="00A131FC">
        <w:rPr>
          <w:rFonts w:asciiTheme="minorHAnsi" w:hAnsiTheme="minorHAnsi" w:cstheme="minorHAnsi"/>
          <w:sz w:val="24"/>
          <w:szCs w:val="24"/>
          <w:lang w:val="en" w:eastAsia="es-ES"/>
        </w:rPr>
        <w:t xml:space="preserve"> to </w:t>
      </w:r>
      <w:r w:rsidR="005A7CF6" w:rsidRPr="00A131FC">
        <w:rPr>
          <w:rFonts w:asciiTheme="minorHAnsi" w:hAnsiTheme="minorHAnsi" w:cstheme="minorHAnsi"/>
          <w:sz w:val="24"/>
          <w:szCs w:val="24"/>
          <w:lang w:val="en" w:eastAsia="es-ES"/>
        </w:rPr>
        <w:t xml:space="preserve">know the solution </w:t>
      </w:r>
      <w:r w:rsidRPr="00A131FC">
        <w:rPr>
          <w:rFonts w:asciiTheme="minorHAnsi" w:hAnsiTheme="minorHAnsi" w:cstheme="minorHAnsi"/>
          <w:sz w:val="24"/>
          <w:szCs w:val="24"/>
          <w:lang w:val="en" w:eastAsia="es-ES"/>
        </w:rPr>
        <w:t>structure at the highest level.</w:t>
      </w:r>
    </w:p>
    <w:p w14:paraId="0A498385" w14:textId="77777777" w:rsidR="00BC21E2" w:rsidRPr="00A131FC" w:rsidRDefault="00BC21E2" w:rsidP="00B22149">
      <w:pPr>
        <w:spacing w:line="360" w:lineRule="auto"/>
        <w:ind w:left="708"/>
        <w:jc w:val="both"/>
        <w:rPr>
          <w:rFonts w:asciiTheme="minorHAnsi" w:hAnsiTheme="minorHAnsi" w:cstheme="minorHAnsi"/>
          <w:lang w:val="en"/>
        </w:rPr>
      </w:pPr>
    </w:p>
    <w:p w14:paraId="41472CBB" w14:textId="77777777" w:rsidR="00BC21E2" w:rsidRPr="00A131FC" w:rsidRDefault="00502EDE" w:rsidP="00B22149">
      <w:pPr>
        <w:pStyle w:val="Heading2"/>
        <w:numPr>
          <w:ilvl w:val="1"/>
          <w:numId w:val="1"/>
        </w:numPr>
        <w:spacing w:line="360" w:lineRule="auto"/>
        <w:jc w:val="both"/>
        <w:rPr>
          <w:rFonts w:asciiTheme="minorHAnsi" w:hAnsiTheme="minorHAnsi" w:cstheme="minorHAnsi"/>
        </w:rPr>
      </w:pPr>
      <w:bookmarkStart w:id="3" w:name="_Toc46220571"/>
      <w:r w:rsidRPr="00A131FC">
        <w:rPr>
          <w:rFonts w:asciiTheme="minorHAnsi" w:hAnsiTheme="minorHAnsi" w:cstheme="minorHAnsi"/>
          <w:sz w:val="28"/>
          <w:szCs w:val="28"/>
        </w:rPr>
        <w:t>Background</w:t>
      </w:r>
      <w:bookmarkEnd w:id="3"/>
    </w:p>
    <w:p w14:paraId="628BCA3D" w14:textId="77777777" w:rsidR="00502EDE" w:rsidRPr="00A131FC" w:rsidRDefault="00502EDE" w:rsidP="00B22149">
      <w:pPr>
        <w:spacing w:line="360" w:lineRule="auto"/>
        <w:jc w:val="both"/>
        <w:rPr>
          <w:rFonts w:asciiTheme="minorHAnsi" w:hAnsiTheme="minorHAnsi" w:cstheme="minorHAnsi"/>
        </w:rPr>
      </w:pPr>
    </w:p>
    <w:p w14:paraId="27DA6ADE" w14:textId="77777777" w:rsidR="00F063CA" w:rsidRPr="00A131FC" w:rsidRDefault="00F063CA" w:rsidP="00B22149">
      <w:pPr>
        <w:pStyle w:val="NormalWeb"/>
        <w:spacing w:line="360" w:lineRule="auto"/>
        <w:ind w:firstLine="708"/>
        <w:jc w:val="both"/>
        <w:rPr>
          <w:rFonts w:asciiTheme="minorHAnsi" w:hAnsiTheme="minorHAnsi" w:cstheme="minorHAnsi"/>
          <w:lang w:val="en" w:eastAsia="es-ES"/>
        </w:rPr>
      </w:pPr>
      <w:r w:rsidRPr="00A131FC">
        <w:rPr>
          <w:rFonts w:asciiTheme="minorHAnsi" w:hAnsiTheme="minorHAnsi" w:cstheme="minorHAnsi"/>
          <w:lang w:val="en" w:eastAsia="es-ES"/>
        </w:rPr>
        <w:t>The ERMTool aims to build the user’s capacity to understand, analyze, and mitigate electoral risks.</w:t>
      </w:r>
      <w:r w:rsidR="00502EDE" w:rsidRPr="00A131FC">
        <w:rPr>
          <w:rFonts w:asciiTheme="minorHAnsi" w:hAnsiTheme="minorHAnsi" w:cstheme="minorHAnsi"/>
          <w:lang w:val="en" w:eastAsia="es-ES"/>
        </w:rPr>
        <w:t xml:space="preserve"> It</w:t>
      </w:r>
      <w:r w:rsidRPr="00A131FC">
        <w:rPr>
          <w:rFonts w:asciiTheme="minorHAnsi" w:hAnsiTheme="minorHAnsi" w:cstheme="minorHAnsi"/>
          <w:lang w:val="en" w:eastAsia="es-ES"/>
        </w:rPr>
        <w:t xml:space="preserve"> can build users' capacity to understand electoral risk factors, collect and analyze risk data, design prevention and mitigation strategies, and record the results of actions. The tool consists of three integrated parts.</w:t>
      </w:r>
    </w:p>
    <w:p w14:paraId="01427EEC" w14:textId="77777777" w:rsidR="00F063CA" w:rsidRPr="00A131FC" w:rsidRDefault="00F063CA" w:rsidP="00B22149">
      <w:pPr>
        <w:pStyle w:val="NormalWeb"/>
        <w:spacing w:line="360" w:lineRule="auto"/>
        <w:jc w:val="both"/>
        <w:rPr>
          <w:rFonts w:asciiTheme="minorHAnsi" w:hAnsiTheme="minorHAnsi" w:cstheme="minorHAnsi"/>
          <w:lang w:val="en" w:eastAsia="es-ES"/>
        </w:rPr>
      </w:pPr>
      <w:r w:rsidRPr="00A131FC">
        <w:rPr>
          <w:rFonts w:asciiTheme="minorHAnsi" w:hAnsiTheme="minorHAnsi" w:cstheme="minorHAnsi"/>
          <w:lang w:val="en" w:eastAsia="es-ES"/>
        </w:rPr>
        <w:t>A knowledge library describes in detail 36 electoral risk factors, both internal and external to electoral processes. An analytical instruments section allows users to create analytical models specific to a country or election, upload data to generate risk maps and trend charts, and create a register of risks and actions. The prevention module consists of a digital library with approximately 100 action points intended to inspire user in designing strategies to prevent and mitigate electoral risks, including election-related violence, at the different phases of the electoral cycle.</w:t>
      </w:r>
    </w:p>
    <w:p w14:paraId="6F0BE704" w14:textId="77777777" w:rsidR="00BC21E2" w:rsidRPr="00A131FC" w:rsidRDefault="00BC21E2" w:rsidP="00B22149">
      <w:pPr>
        <w:spacing w:line="360" w:lineRule="auto"/>
        <w:ind w:left="426"/>
        <w:jc w:val="both"/>
        <w:rPr>
          <w:rFonts w:asciiTheme="minorHAnsi" w:hAnsiTheme="minorHAnsi" w:cstheme="minorHAnsi"/>
        </w:rPr>
      </w:pPr>
    </w:p>
    <w:p w14:paraId="36AA8901" w14:textId="77777777" w:rsidR="009C205B" w:rsidRPr="00A131FC" w:rsidRDefault="00BC21E2" w:rsidP="00B22149">
      <w:pPr>
        <w:pStyle w:val="Heading1"/>
        <w:spacing w:line="360" w:lineRule="auto"/>
        <w:jc w:val="both"/>
        <w:rPr>
          <w:rFonts w:asciiTheme="minorHAnsi" w:hAnsiTheme="minorHAnsi" w:cstheme="minorHAnsi"/>
          <w:sz w:val="32"/>
          <w:szCs w:val="32"/>
        </w:rPr>
      </w:pPr>
      <w:bookmarkStart w:id="4" w:name="_Toc46220572"/>
      <w:bookmarkEnd w:id="1"/>
      <w:r w:rsidRPr="00A131FC">
        <w:rPr>
          <w:rFonts w:asciiTheme="minorHAnsi" w:hAnsiTheme="minorHAnsi" w:cstheme="minorHAnsi"/>
          <w:sz w:val="32"/>
          <w:szCs w:val="32"/>
        </w:rPr>
        <w:t>Architectural</w:t>
      </w:r>
      <w:r w:rsidRPr="00A131FC">
        <w:rPr>
          <w:rFonts w:asciiTheme="minorHAnsi" w:hAnsiTheme="minorHAnsi" w:cstheme="minorHAnsi"/>
          <w:sz w:val="28"/>
          <w:szCs w:val="22"/>
        </w:rPr>
        <w:t xml:space="preserve"> </w:t>
      </w:r>
      <w:r w:rsidRPr="00A131FC">
        <w:rPr>
          <w:rFonts w:asciiTheme="minorHAnsi" w:hAnsiTheme="minorHAnsi" w:cstheme="minorHAnsi"/>
          <w:sz w:val="32"/>
          <w:szCs w:val="32"/>
        </w:rPr>
        <w:t>Representation</w:t>
      </w:r>
      <w:bookmarkEnd w:id="4"/>
    </w:p>
    <w:p w14:paraId="4756B6D1" w14:textId="77777777" w:rsidR="00502EDE" w:rsidRPr="00A131FC" w:rsidRDefault="00502EDE" w:rsidP="00B22149">
      <w:pPr>
        <w:spacing w:line="360" w:lineRule="auto"/>
        <w:jc w:val="both"/>
        <w:rPr>
          <w:rFonts w:asciiTheme="minorHAnsi" w:hAnsiTheme="minorHAnsi" w:cstheme="minorHAnsi"/>
          <w:lang w:val="en"/>
        </w:rPr>
      </w:pPr>
    </w:p>
    <w:p w14:paraId="64B04664" w14:textId="77777777" w:rsidR="00932197" w:rsidRPr="00A131FC" w:rsidRDefault="00932197"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ERMT Tool is a client-server architecture which allows multiple clients to connect to one main server.</w:t>
      </w:r>
    </w:p>
    <w:p w14:paraId="59895BB2" w14:textId="77777777" w:rsidR="00502EDE" w:rsidRPr="00A131FC" w:rsidRDefault="00502EDE" w:rsidP="00B22149">
      <w:pPr>
        <w:spacing w:line="360" w:lineRule="auto"/>
        <w:jc w:val="both"/>
        <w:rPr>
          <w:rFonts w:asciiTheme="minorHAnsi" w:hAnsiTheme="minorHAnsi" w:cstheme="minorHAnsi"/>
          <w:sz w:val="24"/>
          <w:szCs w:val="24"/>
          <w:lang w:val="en"/>
        </w:rPr>
      </w:pPr>
    </w:p>
    <w:p w14:paraId="058F8EB0" w14:textId="77777777" w:rsidR="000E25EF" w:rsidRPr="00A131FC" w:rsidRDefault="000E25EF"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w:t>
      </w:r>
      <w:r w:rsidR="00A131FC" w:rsidRPr="00A131FC">
        <w:rPr>
          <w:rFonts w:asciiTheme="minorHAnsi" w:hAnsiTheme="minorHAnsi" w:cstheme="minorHAnsi"/>
          <w:sz w:val="24"/>
          <w:szCs w:val="24"/>
          <w:lang w:val="en"/>
        </w:rPr>
        <w:t>e</w:t>
      </w:r>
      <w:r w:rsidRPr="00A131FC">
        <w:rPr>
          <w:rFonts w:asciiTheme="minorHAnsi" w:hAnsiTheme="minorHAnsi" w:cstheme="minorHAnsi"/>
          <w:sz w:val="24"/>
          <w:szCs w:val="24"/>
          <w:lang w:val="en"/>
        </w:rPr>
        <w:t xml:space="preserve"> tool was built with the following technology:</w:t>
      </w:r>
    </w:p>
    <w:p w14:paraId="6F61B34D" w14:textId="77777777" w:rsidR="000E25EF" w:rsidRPr="00A131FC" w:rsidRDefault="000E25EF" w:rsidP="00B22149">
      <w:pPr>
        <w:spacing w:line="360" w:lineRule="auto"/>
        <w:jc w:val="both"/>
        <w:rPr>
          <w:rFonts w:asciiTheme="minorHAnsi" w:hAnsiTheme="minorHAnsi" w:cstheme="minorHAnsi"/>
          <w:sz w:val="24"/>
          <w:szCs w:val="24"/>
          <w:lang w:val="en"/>
        </w:rPr>
      </w:pPr>
    </w:p>
    <w:p w14:paraId="1228881D" w14:textId="77777777"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NET framework (version 4.5)</w:t>
      </w:r>
    </w:p>
    <w:p w14:paraId="37FA6CD2" w14:textId="77777777" w:rsidR="00932197" w:rsidRPr="00A131FC" w:rsidRDefault="00932197"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 language</w:t>
      </w:r>
    </w:p>
    <w:p w14:paraId="1D2D752E" w14:textId="77777777"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SQL Server Express Edition version 11.0.2100.60</w:t>
      </w:r>
    </w:p>
    <w:p w14:paraId="73F524B9" w14:textId="77777777" w:rsidR="00154315" w:rsidRPr="00A131FC" w:rsidRDefault="00154315"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ThinkGeo Map Suite Desktop Edition Product Center 8.0</w:t>
      </w:r>
    </w:p>
    <w:p w14:paraId="1E8EC432" w14:textId="77777777" w:rsidR="00991D51"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Compatible with Windows 8/10</w:t>
      </w:r>
    </w:p>
    <w:p w14:paraId="660976B9" w14:textId="77777777" w:rsidR="00E55F9C"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Windows Service</w:t>
      </w:r>
    </w:p>
    <w:p w14:paraId="141C78C4" w14:textId="77777777" w:rsidR="00C24CAD" w:rsidRPr="00A131FC" w:rsidRDefault="00C24CAD" w:rsidP="00B22149">
      <w:pPr>
        <w:spacing w:line="360" w:lineRule="auto"/>
        <w:jc w:val="both"/>
        <w:rPr>
          <w:rFonts w:asciiTheme="minorHAnsi" w:hAnsiTheme="minorHAnsi" w:cstheme="minorHAnsi"/>
          <w:lang w:val="en"/>
        </w:rPr>
      </w:pPr>
    </w:p>
    <w:p w14:paraId="2351BDB6" w14:textId="77777777" w:rsidR="00C24CAD" w:rsidRPr="00A131FC" w:rsidRDefault="00C24CAD" w:rsidP="00B22149">
      <w:pPr>
        <w:spacing w:line="360" w:lineRule="auto"/>
        <w:jc w:val="both"/>
        <w:rPr>
          <w:rFonts w:asciiTheme="minorHAnsi" w:hAnsiTheme="minorHAnsi" w:cstheme="minorHAnsi"/>
          <w:lang w:val="en"/>
        </w:rPr>
      </w:pPr>
    </w:p>
    <w:p w14:paraId="11E7C60A" w14:textId="77777777" w:rsidR="00C24CAD" w:rsidRPr="00A131FC" w:rsidRDefault="001E2803" w:rsidP="00B22149">
      <w:pPr>
        <w:spacing w:line="360" w:lineRule="auto"/>
        <w:jc w:val="both"/>
        <w:rPr>
          <w:rFonts w:asciiTheme="minorHAnsi" w:hAnsiTheme="minorHAnsi" w:cstheme="minorHAnsi"/>
          <w:lang w:val="en"/>
        </w:rPr>
      </w:pPr>
      <w:r w:rsidRPr="00A131FC">
        <w:rPr>
          <w:rFonts w:asciiTheme="minorHAnsi" w:hAnsiTheme="minorHAnsi" w:cstheme="minorHAnsi"/>
          <w:noProof/>
          <w:lang w:val="en"/>
        </w:rPr>
        <w:drawing>
          <wp:inline distT="0" distB="0" distL="0" distR="0" wp14:anchorId="1EC39749" wp14:editId="508F99D2">
            <wp:extent cx="6115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4724400"/>
                    </a:xfrm>
                    <a:prstGeom prst="rect">
                      <a:avLst/>
                    </a:prstGeom>
                    <a:noFill/>
                    <a:ln>
                      <a:noFill/>
                    </a:ln>
                  </pic:spPr>
                </pic:pic>
              </a:graphicData>
            </a:graphic>
          </wp:inline>
        </w:drawing>
      </w:r>
    </w:p>
    <w:p w14:paraId="03A515B9" w14:textId="77777777" w:rsidR="00C24CAD" w:rsidRPr="00A131FC" w:rsidRDefault="00C24CAD" w:rsidP="00B22149">
      <w:pPr>
        <w:spacing w:line="360" w:lineRule="auto"/>
        <w:jc w:val="both"/>
        <w:rPr>
          <w:rFonts w:asciiTheme="minorHAnsi" w:hAnsiTheme="minorHAnsi" w:cstheme="minorHAnsi"/>
          <w:lang w:val="en"/>
        </w:rPr>
      </w:pPr>
    </w:p>
    <w:p w14:paraId="6F3F1480" w14:textId="77777777" w:rsidR="00991D51" w:rsidRPr="00A131FC" w:rsidRDefault="00991D51" w:rsidP="00B22149">
      <w:pPr>
        <w:spacing w:line="360" w:lineRule="auto"/>
        <w:jc w:val="both"/>
        <w:rPr>
          <w:rFonts w:asciiTheme="minorHAnsi" w:hAnsiTheme="minorHAnsi" w:cstheme="minorHAnsi"/>
          <w:sz w:val="22"/>
          <w:szCs w:val="22"/>
          <w:lang w:eastAsia="es-ES"/>
        </w:rPr>
      </w:pPr>
    </w:p>
    <w:p w14:paraId="6202587A" w14:textId="77777777" w:rsidR="00B21CE4" w:rsidRDefault="00B21CE4">
      <w:pPr>
        <w:rPr>
          <w:rFonts w:asciiTheme="minorHAnsi" w:hAnsiTheme="minorHAnsi" w:cstheme="minorHAnsi"/>
          <w:b/>
          <w:kern w:val="28"/>
          <w:sz w:val="32"/>
          <w:szCs w:val="32"/>
        </w:rPr>
      </w:pPr>
      <w:r>
        <w:rPr>
          <w:rFonts w:asciiTheme="minorHAnsi" w:hAnsiTheme="minorHAnsi" w:cstheme="minorHAnsi"/>
          <w:sz w:val="32"/>
          <w:szCs w:val="32"/>
        </w:rPr>
        <w:br w:type="page"/>
      </w:r>
    </w:p>
    <w:p w14:paraId="0F092268" w14:textId="77777777" w:rsidR="00991D51" w:rsidRPr="00A131FC" w:rsidRDefault="0046326E" w:rsidP="00B22149">
      <w:pPr>
        <w:pStyle w:val="Heading1"/>
        <w:spacing w:line="360" w:lineRule="auto"/>
        <w:jc w:val="both"/>
        <w:rPr>
          <w:rFonts w:asciiTheme="minorHAnsi" w:hAnsiTheme="minorHAnsi" w:cstheme="minorHAnsi"/>
          <w:sz w:val="32"/>
          <w:szCs w:val="32"/>
        </w:rPr>
      </w:pPr>
      <w:bookmarkStart w:id="5" w:name="_Toc46220573"/>
      <w:r w:rsidRPr="00A131FC">
        <w:rPr>
          <w:rFonts w:asciiTheme="minorHAnsi" w:hAnsiTheme="minorHAnsi" w:cstheme="minorHAnsi"/>
          <w:sz w:val="32"/>
          <w:szCs w:val="32"/>
        </w:rPr>
        <w:lastRenderedPageBreak/>
        <w:t>Code</w:t>
      </w:r>
      <w:r w:rsidR="00991D51" w:rsidRPr="00A131FC">
        <w:rPr>
          <w:rFonts w:asciiTheme="minorHAnsi" w:hAnsiTheme="minorHAnsi" w:cstheme="minorHAnsi"/>
          <w:sz w:val="32"/>
          <w:szCs w:val="32"/>
        </w:rPr>
        <w:t xml:space="preserve"> View</w:t>
      </w:r>
      <w:bookmarkEnd w:id="5"/>
    </w:p>
    <w:p w14:paraId="6C799A57" w14:textId="77777777" w:rsidR="00991D51" w:rsidRPr="00A131FC" w:rsidRDefault="00991D51" w:rsidP="00B22149">
      <w:pPr>
        <w:spacing w:line="360" w:lineRule="auto"/>
        <w:jc w:val="both"/>
        <w:rPr>
          <w:rFonts w:asciiTheme="minorHAnsi" w:hAnsiTheme="minorHAnsi" w:cstheme="minorHAnsi"/>
        </w:rPr>
      </w:pPr>
    </w:p>
    <w:p w14:paraId="1022DC0B" w14:textId="77777777" w:rsidR="00B93A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6" w:name="_Toc46220574"/>
      <w:r w:rsidR="00991D51" w:rsidRPr="00A131FC">
        <w:rPr>
          <w:rFonts w:asciiTheme="minorHAnsi" w:hAnsiTheme="minorHAnsi" w:cstheme="minorHAnsi"/>
          <w:sz w:val="28"/>
          <w:szCs w:val="28"/>
        </w:rPr>
        <w:t>Overview</w:t>
      </w:r>
      <w:bookmarkEnd w:id="6"/>
    </w:p>
    <w:p w14:paraId="24603CC8" w14:textId="77777777" w:rsidR="00B93A51" w:rsidRPr="00A131FC" w:rsidRDefault="00B93A51" w:rsidP="00B22149">
      <w:pPr>
        <w:spacing w:line="360" w:lineRule="auto"/>
        <w:jc w:val="both"/>
        <w:rPr>
          <w:rFonts w:asciiTheme="minorHAnsi" w:hAnsiTheme="minorHAnsi" w:cstheme="minorHAnsi"/>
        </w:rPr>
      </w:pPr>
    </w:p>
    <w:p w14:paraId="1B0893A2" w14:textId="77777777" w:rsidR="0046326E" w:rsidRPr="00A131FC" w:rsidRDefault="006F4B65"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In this section we are going to describe how the solution was build and </w:t>
      </w:r>
      <w:r w:rsidR="00566452">
        <w:rPr>
          <w:rFonts w:asciiTheme="minorHAnsi" w:hAnsiTheme="minorHAnsi" w:cstheme="minorHAnsi"/>
          <w:sz w:val="24"/>
          <w:szCs w:val="24"/>
        </w:rPr>
        <w:t>the</w:t>
      </w:r>
      <w:r w:rsidRPr="00A131FC">
        <w:rPr>
          <w:rFonts w:asciiTheme="minorHAnsi" w:hAnsiTheme="minorHAnsi" w:cstheme="minorHAnsi"/>
          <w:sz w:val="24"/>
          <w:szCs w:val="24"/>
        </w:rPr>
        <w:t xml:space="preserve"> layer</w:t>
      </w:r>
      <w:r w:rsidR="00566452">
        <w:rPr>
          <w:rFonts w:asciiTheme="minorHAnsi" w:hAnsiTheme="minorHAnsi" w:cstheme="minorHAnsi"/>
          <w:sz w:val="24"/>
          <w:szCs w:val="24"/>
        </w:rPr>
        <w:t>s</w:t>
      </w:r>
      <w:r w:rsidRPr="00A131FC">
        <w:rPr>
          <w:rFonts w:asciiTheme="minorHAnsi" w:hAnsiTheme="minorHAnsi" w:cstheme="minorHAnsi"/>
          <w:sz w:val="24"/>
          <w:szCs w:val="24"/>
        </w:rPr>
        <w:t xml:space="preserve"> it </w:t>
      </w:r>
      <w:r w:rsidR="00B93A51" w:rsidRPr="00A131FC">
        <w:rPr>
          <w:rFonts w:asciiTheme="minorHAnsi" w:hAnsiTheme="minorHAnsi" w:cstheme="minorHAnsi"/>
          <w:sz w:val="24"/>
          <w:szCs w:val="24"/>
        </w:rPr>
        <w:t>contains</w:t>
      </w:r>
      <w:r w:rsidRPr="00A131FC">
        <w:rPr>
          <w:rFonts w:asciiTheme="minorHAnsi" w:hAnsiTheme="minorHAnsi" w:cstheme="minorHAnsi"/>
          <w:sz w:val="24"/>
          <w:szCs w:val="24"/>
        </w:rPr>
        <w:t>.</w:t>
      </w:r>
    </w:p>
    <w:p w14:paraId="33147290" w14:textId="77777777" w:rsidR="006F4B65" w:rsidRPr="00A131FC" w:rsidRDefault="006F4B65" w:rsidP="00B22149">
      <w:pPr>
        <w:spacing w:line="360" w:lineRule="auto"/>
        <w:jc w:val="both"/>
        <w:rPr>
          <w:rFonts w:asciiTheme="minorHAnsi" w:hAnsiTheme="minorHAnsi" w:cstheme="minorHAnsi"/>
        </w:rPr>
      </w:pPr>
    </w:p>
    <w:p w14:paraId="327BC772" w14:textId="77777777" w:rsidR="0046326E"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7" w:name="_Toc46220575"/>
      <w:r w:rsidR="0046326E" w:rsidRPr="00A131FC">
        <w:rPr>
          <w:rFonts w:asciiTheme="minorHAnsi" w:hAnsiTheme="minorHAnsi" w:cstheme="minorHAnsi"/>
          <w:sz w:val="28"/>
          <w:szCs w:val="28"/>
        </w:rPr>
        <w:t>Solution</w:t>
      </w:r>
      <w:bookmarkEnd w:id="7"/>
    </w:p>
    <w:p w14:paraId="519F1EAE" w14:textId="77777777" w:rsidR="00B93A51" w:rsidRPr="00A131FC" w:rsidRDefault="00B93A51" w:rsidP="00B22149">
      <w:pPr>
        <w:pStyle w:val="ListParagraph"/>
        <w:spacing w:line="360" w:lineRule="auto"/>
        <w:ind w:left="786"/>
        <w:jc w:val="both"/>
        <w:rPr>
          <w:rFonts w:asciiTheme="minorHAnsi" w:hAnsiTheme="minorHAnsi" w:cstheme="minorHAnsi"/>
        </w:rPr>
      </w:pPr>
    </w:p>
    <w:p w14:paraId="6068D0E0" w14:textId="77777777" w:rsidR="00B93A51" w:rsidRPr="00A131FC" w:rsidRDefault="00B93A51"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The .NET solution has 21 projects created by the developer team with the strategy to divide </w:t>
      </w:r>
      <w:r w:rsidR="00566452">
        <w:rPr>
          <w:rFonts w:asciiTheme="minorHAnsi" w:hAnsiTheme="minorHAnsi" w:cstheme="minorHAnsi"/>
          <w:sz w:val="24"/>
          <w:szCs w:val="24"/>
        </w:rPr>
        <w:t xml:space="preserve">all the code </w:t>
      </w:r>
      <w:commentRangeStart w:id="8"/>
      <w:r w:rsidRPr="00A131FC">
        <w:rPr>
          <w:rFonts w:asciiTheme="minorHAnsi" w:hAnsiTheme="minorHAnsi" w:cstheme="minorHAnsi"/>
          <w:sz w:val="24"/>
          <w:szCs w:val="24"/>
        </w:rPr>
        <w:t xml:space="preserve">in different, </w:t>
      </w:r>
      <w:commentRangeEnd w:id="8"/>
      <w:r w:rsidR="00312646">
        <w:rPr>
          <w:rStyle w:val="CommentReference"/>
        </w:rPr>
        <w:commentReference w:id="8"/>
      </w:r>
      <w:r w:rsidRPr="00A131FC">
        <w:rPr>
          <w:rFonts w:asciiTheme="minorHAnsi" w:hAnsiTheme="minorHAnsi" w:cstheme="minorHAnsi"/>
          <w:sz w:val="24"/>
          <w:szCs w:val="24"/>
        </w:rPr>
        <w:t>bringing a robust solution, secure and traceable code.</w:t>
      </w:r>
    </w:p>
    <w:p w14:paraId="30220F25" w14:textId="77777777" w:rsidR="00B93A51" w:rsidRPr="00A131FC" w:rsidRDefault="00B93A51" w:rsidP="00B22149">
      <w:pPr>
        <w:spacing w:line="360" w:lineRule="auto"/>
        <w:ind w:firstLine="708"/>
        <w:jc w:val="both"/>
        <w:rPr>
          <w:rFonts w:asciiTheme="minorHAnsi" w:hAnsiTheme="minorHAnsi" w:cstheme="minorHAnsi"/>
        </w:rPr>
      </w:pPr>
    </w:p>
    <w:p w14:paraId="25ABDC41" w14:textId="77777777" w:rsidR="00B93A51" w:rsidRPr="00A131FC" w:rsidRDefault="00B93A51" w:rsidP="00B22149">
      <w:pPr>
        <w:spacing w:line="360" w:lineRule="auto"/>
        <w:ind w:firstLine="708"/>
        <w:jc w:val="both"/>
        <w:rPr>
          <w:rFonts w:asciiTheme="minorHAnsi" w:hAnsiTheme="minorHAnsi" w:cstheme="minorHAnsi"/>
        </w:rPr>
      </w:pPr>
    </w:p>
    <w:p w14:paraId="4D2D6CF9" w14:textId="77777777" w:rsidR="00991D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9" w:name="_Toc46220576"/>
      <w:r w:rsidR="00991D51" w:rsidRPr="00A131FC">
        <w:rPr>
          <w:rFonts w:asciiTheme="minorHAnsi" w:hAnsiTheme="minorHAnsi" w:cstheme="minorHAnsi"/>
          <w:sz w:val="28"/>
          <w:szCs w:val="28"/>
        </w:rPr>
        <w:t>Layers</w:t>
      </w:r>
      <w:bookmarkEnd w:id="9"/>
    </w:p>
    <w:p w14:paraId="62BA719C" w14:textId="77777777" w:rsidR="00B93A51" w:rsidRPr="00A131FC" w:rsidRDefault="00B93A51" w:rsidP="00B22149">
      <w:pPr>
        <w:pStyle w:val="ListParagraph"/>
        <w:spacing w:line="360" w:lineRule="auto"/>
        <w:ind w:left="1260"/>
        <w:jc w:val="both"/>
        <w:rPr>
          <w:rFonts w:asciiTheme="minorHAnsi" w:hAnsiTheme="minorHAnsi" w:cstheme="minorHAnsi"/>
        </w:rPr>
      </w:pPr>
    </w:p>
    <w:p w14:paraId="25A54FC1" w14:textId="77777777" w:rsidR="0046326E" w:rsidRPr="00A131FC" w:rsidRDefault="0046326E"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Basically the </w:t>
      </w:r>
      <w:r w:rsidR="007A33E2" w:rsidRPr="00A131FC">
        <w:rPr>
          <w:rFonts w:asciiTheme="minorHAnsi" w:hAnsiTheme="minorHAnsi" w:cstheme="minorHAnsi"/>
          <w:sz w:val="24"/>
          <w:szCs w:val="24"/>
        </w:rPr>
        <w:t>solution has 6</w:t>
      </w:r>
      <w:r w:rsidRPr="00A131FC">
        <w:rPr>
          <w:rFonts w:asciiTheme="minorHAnsi" w:hAnsiTheme="minorHAnsi" w:cstheme="minorHAnsi"/>
          <w:sz w:val="24"/>
          <w:szCs w:val="24"/>
        </w:rPr>
        <w:t xml:space="preserve"> main layers that we can describe on this section:</w:t>
      </w:r>
    </w:p>
    <w:p w14:paraId="51F17009" w14:textId="77777777"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Idea.DAL</w:t>
      </w:r>
    </w:p>
    <w:p w14:paraId="3663E9B4"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Idea.Entities</w:t>
      </w:r>
    </w:p>
    <w:p w14:paraId="32096F77" w14:textId="77777777" w:rsidR="007A33E2"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Idea.Business</w:t>
      </w:r>
    </w:p>
    <w:p w14:paraId="2F05F03D" w14:textId="77777777"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Idea.Facade</w:t>
      </w:r>
    </w:p>
    <w:p w14:paraId="11DE1CFE"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w:t>
      </w:r>
    </w:p>
    <w:p w14:paraId="110B0508"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Idea.Server</w:t>
      </w:r>
    </w:p>
    <w:p w14:paraId="6ECCC5B1" w14:textId="77777777" w:rsidR="00784271" w:rsidRPr="00A131FC" w:rsidRDefault="00784271" w:rsidP="00B22149">
      <w:pPr>
        <w:spacing w:line="360" w:lineRule="auto"/>
        <w:jc w:val="both"/>
        <w:rPr>
          <w:rFonts w:asciiTheme="minorHAnsi" w:hAnsiTheme="minorHAnsi" w:cstheme="minorHAnsi"/>
        </w:rPr>
      </w:pPr>
    </w:p>
    <w:p w14:paraId="40C90393" w14:textId="77777777" w:rsidR="00784271" w:rsidRPr="00A131FC" w:rsidRDefault="00784271" w:rsidP="00B22149">
      <w:pPr>
        <w:spacing w:line="360" w:lineRule="auto"/>
        <w:ind w:left="708" w:firstLine="708"/>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300CE003" wp14:editId="78FA9AF1">
            <wp:extent cx="3867150" cy="48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5436" cy="4855603"/>
                    </a:xfrm>
                    <a:prstGeom prst="rect">
                      <a:avLst/>
                    </a:prstGeom>
                  </pic:spPr>
                </pic:pic>
              </a:graphicData>
            </a:graphic>
          </wp:inline>
        </w:drawing>
      </w:r>
    </w:p>
    <w:p w14:paraId="7A9AE402" w14:textId="77777777" w:rsidR="0046326E" w:rsidRPr="00A131FC" w:rsidRDefault="0046326E" w:rsidP="00B22149">
      <w:pPr>
        <w:spacing w:line="360" w:lineRule="auto"/>
        <w:jc w:val="both"/>
        <w:rPr>
          <w:rFonts w:asciiTheme="minorHAnsi" w:hAnsiTheme="minorHAnsi" w:cstheme="minorHAnsi"/>
        </w:rPr>
      </w:pPr>
    </w:p>
    <w:p w14:paraId="232A171E" w14:textId="77777777" w:rsidR="00991D51" w:rsidRPr="00A131FC" w:rsidRDefault="007A33E2" w:rsidP="00B22149">
      <w:pPr>
        <w:pStyle w:val="Heading3"/>
        <w:spacing w:line="360" w:lineRule="auto"/>
        <w:jc w:val="both"/>
        <w:rPr>
          <w:rFonts w:asciiTheme="minorHAnsi" w:hAnsiTheme="minorHAnsi" w:cstheme="minorHAnsi"/>
        </w:rPr>
      </w:pPr>
      <w:bookmarkStart w:id="10" w:name="_Toc46220577"/>
      <w:r w:rsidRPr="00A131FC">
        <w:rPr>
          <w:rFonts w:asciiTheme="minorHAnsi" w:hAnsiTheme="minorHAnsi" w:cstheme="minorHAnsi"/>
        </w:rPr>
        <w:t>3.3.1 Id</w:t>
      </w:r>
      <w:r w:rsidR="00B02CB6" w:rsidRPr="00A131FC">
        <w:rPr>
          <w:rFonts w:asciiTheme="minorHAnsi" w:hAnsiTheme="minorHAnsi" w:cstheme="minorHAnsi"/>
        </w:rPr>
        <w:t>ea</w:t>
      </w:r>
      <w:r w:rsidRPr="00A131FC">
        <w:rPr>
          <w:rFonts w:asciiTheme="minorHAnsi" w:hAnsiTheme="minorHAnsi" w:cstheme="minorHAnsi"/>
        </w:rPr>
        <w:t>.DAL</w:t>
      </w:r>
      <w:bookmarkEnd w:id="10"/>
    </w:p>
    <w:p w14:paraId="20C58D14" w14:textId="77777777" w:rsidR="00ED1B12" w:rsidRPr="00A131FC" w:rsidRDefault="00ED1B12" w:rsidP="00B22149">
      <w:pPr>
        <w:spacing w:line="360" w:lineRule="auto"/>
        <w:jc w:val="both"/>
        <w:rPr>
          <w:rFonts w:asciiTheme="minorHAnsi" w:hAnsiTheme="minorHAnsi" w:cstheme="minorHAnsi"/>
        </w:rPr>
      </w:pPr>
    </w:p>
    <w:p w14:paraId="55C1EE10" w14:textId="77777777"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00ED1B12" w:rsidRPr="00A131FC">
        <w:rPr>
          <w:rFonts w:asciiTheme="minorHAnsi" w:hAnsiTheme="minorHAnsi" w:cstheme="minorHAnsi"/>
          <w:sz w:val="24"/>
          <w:szCs w:val="24"/>
        </w:rPr>
        <w:tab/>
      </w:r>
      <w:r w:rsidR="00EB0E0E" w:rsidRPr="00A131FC">
        <w:rPr>
          <w:rFonts w:asciiTheme="minorHAnsi" w:hAnsiTheme="minorHAnsi" w:cstheme="minorHAnsi"/>
          <w:sz w:val="24"/>
          <w:szCs w:val="24"/>
        </w:rPr>
        <w:t xml:space="preserve">Data Access Layer </w:t>
      </w:r>
      <w:r w:rsidR="00B50AEF" w:rsidRPr="00A131FC">
        <w:rPr>
          <w:rFonts w:asciiTheme="minorHAnsi" w:hAnsiTheme="minorHAnsi" w:cstheme="minorHAnsi"/>
          <w:sz w:val="24"/>
          <w:szCs w:val="24"/>
        </w:rPr>
        <w:t>project</w:t>
      </w:r>
      <w:r w:rsidR="00EB0E0E" w:rsidRPr="00A131FC">
        <w:rPr>
          <w:rFonts w:asciiTheme="minorHAnsi" w:hAnsiTheme="minorHAnsi" w:cstheme="minorHAnsi"/>
          <w:sz w:val="24"/>
          <w:szCs w:val="24"/>
        </w:rPr>
        <w:t xml:space="preserve"> was created with the </w:t>
      </w:r>
      <w:r w:rsidR="003B7A77" w:rsidRPr="00A131FC">
        <w:rPr>
          <w:rFonts w:asciiTheme="minorHAnsi" w:hAnsiTheme="minorHAnsi" w:cstheme="minorHAnsi"/>
          <w:sz w:val="24"/>
          <w:szCs w:val="24"/>
        </w:rPr>
        <w:t>pur</w:t>
      </w:r>
      <w:r w:rsidR="00B50AEF" w:rsidRPr="00A131FC">
        <w:rPr>
          <w:rFonts w:asciiTheme="minorHAnsi" w:hAnsiTheme="minorHAnsi" w:cstheme="minorHAnsi"/>
          <w:sz w:val="24"/>
          <w:szCs w:val="24"/>
        </w:rPr>
        <w:t>pose</w:t>
      </w:r>
      <w:r w:rsidR="00EB0E0E" w:rsidRPr="00A131FC">
        <w:rPr>
          <w:rFonts w:asciiTheme="minorHAnsi" w:hAnsiTheme="minorHAnsi" w:cstheme="minorHAnsi"/>
          <w:sz w:val="24"/>
          <w:szCs w:val="24"/>
        </w:rPr>
        <w:t xml:space="preserve"> of pull</w:t>
      </w:r>
      <w:r w:rsidR="00D35B04">
        <w:rPr>
          <w:rFonts w:asciiTheme="minorHAnsi" w:hAnsiTheme="minorHAnsi" w:cstheme="minorHAnsi"/>
          <w:sz w:val="24"/>
          <w:szCs w:val="24"/>
        </w:rPr>
        <w:t>ing</w:t>
      </w:r>
      <w:r w:rsidR="00EB0E0E" w:rsidRPr="00A131FC">
        <w:rPr>
          <w:rFonts w:asciiTheme="minorHAnsi" w:hAnsiTheme="minorHAnsi" w:cstheme="minorHAnsi"/>
          <w:sz w:val="24"/>
          <w:szCs w:val="24"/>
        </w:rPr>
        <w:t xml:space="preserve"> data from any data store (database) separate from business logic and presentation code. It </w:t>
      </w:r>
      <w:r w:rsidRPr="00A131FC">
        <w:rPr>
          <w:rFonts w:asciiTheme="minorHAnsi" w:hAnsiTheme="minorHAnsi" w:cstheme="minorHAnsi"/>
          <w:sz w:val="24"/>
          <w:szCs w:val="24"/>
        </w:rPr>
        <w:t xml:space="preserve">contains the direct </w:t>
      </w:r>
      <w:r w:rsidR="00ED1B12" w:rsidRPr="00A131FC">
        <w:rPr>
          <w:rFonts w:asciiTheme="minorHAnsi" w:hAnsiTheme="minorHAnsi" w:cstheme="minorHAnsi"/>
          <w:sz w:val="24"/>
          <w:szCs w:val="24"/>
        </w:rPr>
        <w:t>connection</w:t>
      </w:r>
      <w:r w:rsidRPr="00A131FC">
        <w:rPr>
          <w:rFonts w:asciiTheme="minorHAnsi" w:hAnsiTheme="minorHAnsi" w:cstheme="minorHAnsi"/>
          <w:sz w:val="24"/>
          <w:szCs w:val="24"/>
        </w:rPr>
        <w:t xml:space="preserve"> to the database hosted </w:t>
      </w:r>
      <w:commentRangeStart w:id="11"/>
      <w:proofErr w:type="spellStart"/>
      <w:r w:rsidRPr="00A131FC">
        <w:rPr>
          <w:rFonts w:asciiTheme="minorHAnsi" w:hAnsiTheme="minorHAnsi" w:cstheme="minorHAnsi"/>
          <w:sz w:val="24"/>
          <w:szCs w:val="24"/>
        </w:rPr>
        <w:t>on</w:t>
      </w:r>
      <w:commentRangeEnd w:id="11"/>
      <w:r w:rsidR="00312646">
        <w:rPr>
          <w:rStyle w:val="CommentReference"/>
        </w:rPr>
        <w:commentReference w:id="11"/>
      </w:r>
      <w:ins w:id="12" w:author="Ingo Boltz" w:date="2020-08-03T19:09:00Z">
        <w:r w:rsidR="00312646">
          <w:rPr>
            <w:rFonts w:asciiTheme="minorHAnsi" w:hAnsiTheme="minorHAnsi" w:cstheme="minorHAnsi"/>
            <w:sz w:val="24"/>
            <w:szCs w:val="24"/>
          </w:rPr>
          <w:t>the</w:t>
        </w:r>
      </w:ins>
      <w:proofErr w:type="spellEnd"/>
      <w:r w:rsidRPr="00A131FC">
        <w:rPr>
          <w:rFonts w:asciiTheme="minorHAnsi" w:hAnsiTheme="minorHAnsi" w:cstheme="minorHAnsi"/>
          <w:sz w:val="24"/>
          <w:szCs w:val="24"/>
        </w:rPr>
        <w:t xml:space="preserve"> SQL Server Express Edition instance, using the EDMX Framework to map database table</w:t>
      </w:r>
      <w:r w:rsidR="00D27C75" w:rsidRPr="00A131FC">
        <w:rPr>
          <w:rFonts w:asciiTheme="minorHAnsi" w:hAnsiTheme="minorHAnsi" w:cstheme="minorHAnsi"/>
          <w:sz w:val="24"/>
          <w:szCs w:val="24"/>
        </w:rPr>
        <w:t>s into C</w:t>
      </w:r>
      <w:r w:rsidRPr="00A131FC">
        <w:rPr>
          <w:rFonts w:asciiTheme="minorHAnsi" w:hAnsiTheme="minorHAnsi" w:cstheme="minorHAnsi"/>
          <w:sz w:val="24"/>
          <w:szCs w:val="24"/>
        </w:rPr>
        <w:t># objects.</w:t>
      </w:r>
    </w:p>
    <w:p w14:paraId="0BD6C5B1" w14:textId="77777777" w:rsidR="00C97225" w:rsidRPr="00A131FC" w:rsidRDefault="00C97225" w:rsidP="00B22149">
      <w:pPr>
        <w:spacing w:line="360" w:lineRule="auto"/>
        <w:jc w:val="both"/>
        <w:rPr>
          <w:rFonts w:asciiTheme="minorHAnsi" w:hAnsiTheme="minorHAnsi" w:cstheme="minorHAnsi"/>
        </w:rPr>
      </w:pPr>
    </w:p>
    <w:p w14:paraId="496ABDAA" w14:textId="77777777" w:rsidR="00C97225" w:rsidRPr="00A131FC" w:rsidRDefault="00C97225"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4117172C" wp14:editId="2DE0C422">
            <wp:extent cx="5308600" cy="15675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400" cy="1589662"/>
                    </a:xfrm>
                    <a:prstGeom prst="rect">
                      <a:avLst/>
                    </a:prstGeom>
                  </pic:spPr>
                </pic:pic>
              </a:graphicData>
            </a:graphic>
          </wp:inline>
        </w:drawing>
      </w:r>
    </w:p>
    <w:p w14:paraId="1EFAFC99" w14:textId="77777777" w:rsidR="00ED1B12"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w:t>
      </w:r>
      <w:r w:rsidR="00ED1B12" w:rsidRPr="00A131FC">
        <w:rPr>
          <w:rFonts w:asciiTheme="minorHAnsi" w:hAnsiTheme="minorHAnsi" w:cstheme="minorHAnsi"/>
          <w:i/>
          <w:sz w:val="24"/>
          <w:szCs w:val="24"/>
        </w:rPr>
        <w:t xml:space="preserve">Initialize the data context to be used by other projects. It has been isolated layer for security </w:t>
      </w:r>
      <w:r w:rsidR="00B50AEF" w:rsidRPr="00A131FC">
        <w:rPr>
          <w:rFonts w:asciiTheme="minorHAnsi" w:hAnsiTheme="minorHAnsi" w:cstheme="minorHAnsi"/>
          <w:i/>
          <w:sz w:val="24"/>
          <w:szCs w:val="24"/>
        </w:rPr>
        <w:t>propose</w:t>
      </w:r>
      <w:r w:rsidRPr="00A131FC">
        <w:rPr>
          <w:rFonts w:asciiTheme="minorHAnsi" w:hAnsiTheme="minorHAnsi" w:cstheme="minorHAnsi"/>
          <w:i/>
          <w:sz w:val="24"/>
          <w:szCs w:val="24"/>
        </w:rPr>
        <w:t>”.</w:t>
      </w:r>
    </w:p>
    <w:p w14:paraId="1DB94B42" w14:textId="77777777"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w:t>
      </w:r>
    </w:p>
    <w:p w14:paraId="6888D600" w14:textId="77777777" w:rsidR="007A33E2" w:rsidRPr="00A131FC" w:rsidRDefault="007A33E2" w:rsidP="00B22149">
      <w:pPr>
        <w:pStyle w:val="Heading3"/>
        <w:spacing w:line="360" w:lineRule="auto"/>
        <w:jc w:val="both"/>
        <w:rPr>
          <w:rFonts w:asciiTheme="minorHAnsi" w:hAnsiTheme="minorHAnsi" w:cstheme="minorHAnsi"/>
        </w:rPr>
      </w:pPr>
      <w:bookmarkStart w:id="13" w:name="_Toc46220578"/>
      <w:r w:rsidRPr="00A131FC">
        <w:rPr>
          <w:rFonts w:asciiTheme="minorHAnsi" w:hAnsiTheme="minorHAnsi" w:cstheme="minorHAnsi"/>
        </w:rPr>
        <w:t>3.3.2 Id</w:t>
      </w:r>
      <w:r w:rsidR="00B02CB6" w:rsidRPr="00A131FC">
        <w:rPr>
          <w:rFonts w:asciiTheme="minorHAnsi" w:hAnsiTheme="minorHAnsi" w:cstheme="minorHAnsi"/>
        </w:rPr>
        <w:t>ea</w:t>
      </w:r>
      <w:r w:rsidRPr="00A131FC">
        <w:rPr>
          <w:rFonts w:asciiTheme="minorHAnsi" w:hAnsiTheme="minorHAnsi" w:cstheme="minorHAnsi"/>
        </w:rPr>
        <w:t>.</w:t>
      </w:r>
      <w:r w:rsidR="00B02CB6" w:rsidRPr="00A131FC">
        <w:rPr>
          <w:rFonts w:asciiTheme="minorHAnsi" w:hAnsiTheme="minorHAnsi" w:cstheme="minorHAnsi"/>
        </w:rPr>
        <w:t>Entit</w:t>
      </w:r>
      <w:r w:rsidRPr="00A131FC">
        <w:rPr>
          <w:rFonts w:asciiTheme="minorHAnsi" w:hAnsiTheme="minorHAnsi" w:cstheme="minorHAnsi"/>
        </w:rPr>
        <w:t>ies</w:t>
      </w:r>
      <w:bookmarkEnd w:id="13"/>
    </w:p>
    <w:p w14:paraId="6486B296" w14:textId="77777777" w:rsidR="00B93A51" w:rsidRPr="00A131FC" w:rsidRDefault="00B93A51" w:rsidP="00B22149">
      <w:pPr>
        <w:spacing w:line="360" w:lineRule="auto"/>
        <w:jc w:val="both"/>
        <w:rPr>
          <w:rFonts w:asciiTheme="minorHAnsi" w:hAnsiTheme="minorHAnsi" w:cstheme="minorHAnsi"/>
        </w:rPr>
      </w:pPr>
    </w:p>
    <w:p w14:paraId="1E7E169C" w14:textId="77777777" w:rsidR="003B7A77" w:rsidRPr="00A131FC" w:rsidRDefault="00ED1B1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r>
      <w:r w:rsidR="000609EF" w:rsidRPr="00A131FC">
        <w:rPr>
          <w:rFonts w:asciiTheme="minorHAnsi" w:hAnsiTheme="minorHAnsi" w:cstheme="minorHAnsi"/>
          <w:sz w:val="24"/>
          <w:szCs w:val="24"/>
        </w:rPr>
        <w:t>Th</w:t>
      </w:r>
      <w:r w:rsidR="00D35B04">
        <w:rPr>
          <w:rFonts w:asciiTheme="minorHAnsi" w:hAnsiTheme="minorHAnsi" w:cstheme="minorHAnsi"/>
          <w:sz w:val="24"/>
          <w:szCs w:val="24"/>
        </w:rPr>
        <w:t>is</w:t>
      </w:r>
      <w:r w:rsidR="000609EF" w:rsidRPr="00A131FC">
        <w:rPr>
          <w:rFonts w:asciiTheme="minorHAnsi" w:hAnsiTheme="minorHAnsi" w:cstheme="minorHAnsi"/>
          <w:sz w:val="24"/>
          <w:szCs w:val="24"/>
        </w:rPr>
        <w:t xml:space="preserve"> library contains all database objects extended from EDMX Framework ready to be used in other projects.</w:t>
      </w:r>
      <w:r w:rsidR="003B7A77" w:rsidRPr="00A131FC">
        <w:rPr>
          <w:rFonts w:asciiTheme="minorHAnsi" w:hAnsiTheme="minorHAnsi" w:cstheme="minorHAnsi"/>
          <w:sz w:val="24"/>
          <w:szCs w:val="24"/>
        </w:rPr>
        <w:t xml:space="preserve"> In this case we extended the class on some of them to add some </w:t>
      </w:r>
      <w:r w:rsidR="006B2517" w:rsidRPr="00A131FC">
        <w:rPr>
          <w:rFonts w:asciiTheme="minorHAnsi" w:hAnsiTheme="minorHAnsi" w:cstheme="minorHAnsi"/>
          <w:sz w:val="24"/>
          <w:szCs w:val="24"/>
        </w:rPr>
        <w:t>custom</w:t>
      </w:r>
      <w:r w:rsidR="003B7A77" w:rsidRPr="00A131FC">
        <w:rPr>
          <w:rFonts w:asciiTheme="minorHAnsi" w:hAnsiTheme="minorHAnsi" w:cstheme="minorHAnsi"/>
          <w:sz w:val="24"/>
          <w:szCs w:val="24"/>
        </w:rPr>
        <w:t xml:space="preserve"> methods and properties </w:t>
      </w:r>
      <w:del w:id="14" w:author="Ingo Boltz" w:date="2020-08-03T19:09:00Z">
        <w:r w:rsidR="003B7A77" w:rsidRPr="00A131FC" w:rsidDel="00312646">
          <w:rPr>
            <w:rFonts w:asciiTheme="minorHAnsi" w:hAnsiTheme="minorHAnsi" w:cstheme="minorHAnsi"/>
            <w:sz w:val="24"/>
            <w:szCs w:val="24"/>
          </w:rPr>
          <w:delText xml:space="preserve">where </w:delText>
        </w:r>
      </w:del>
      <w:ins w:id="15" w:author="Ingo Boltz" w:date="2020-08-03T19:09:00Z">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ins>
      <w:r w:rsidR="003B7A77" w:rsidRPr="00A131FC">
        <w:rPr>
          <w:rFonts w:asciiTheme="minorHAnsi" w:hAnsiTheme="minorHAnsi" w:cstheme="minorHAnsi"/>
          <w:sz w:val="24"/>
          <w:szCs w:val="24"/>
        </w:rPr>
        <w:t xml:space="preserve">we can find </w:t>
      </w:r>
      <w:del w:id="16" w:author="Ingo Boltz" w:date="2020-08-03T19:09:00Z">
        <w:r w:rsidR="003B7A77" w:rsidRPr="00A131FC" w:rsidDel="00312646">
          <w:rPr>
            <w:rFonts w:asciiTheme="minorHAnsi" w:hAnsiTheme="minorHAnsi" w:cstheme="minorHAnsi"/>
            <w:sz w:val="24"/>
            <w:szCs w:val="24"/>
          </w:rPr>
          <w:delText xml:space="preserve">them </w:delText>
        </w:r>
      </w:del>
      <w:r w:rsidR="003B7A77" w:rsidRPr="00A131FC">
        <w:rPr>
          <w:rFonts w:asciiTheme="minorHAnsi" w:hAnsiTheme="minorHAnsi" w:cstheme="minorHAnsi"/>
          <w:sz w:val="24"/>
          <w:szCs w:val="24"/>
        </w:rPr>
        <w:t>under “</w:t>
      </w:r>
      <w:proofErr w:type="spellStart"/>
      <w:r w:rsidR="003B7A77" w:rsidRPr="00A131FC">
        <w:rPr>
          <w:rFonts w:asciiTheme="minorHAnsi" w:hAnsiTheme="minorHAnsi" w:cstheme="minorHAnsi"/>
          <w:sz w:val="24"/>
          <w:szCs w:val="24"/>
        </w:rPr>
        <w:t>ExtendedClasses</w:t>
      </w:r>
      <w:proofErr w:type="spellEnd"/>
      <w:r w:rsidR="003B7A77" w:rsidRPr="00A131FC">
        <w:rPr>
          <w:rFonts w:asciiTheme="minorHAnsi" w:hAnsiTheme="minorHAnsi" w:cstheme="minorHAnsi"/>
          <w:sz w:val="24"/>
          <w:szCs w:val="24"/>
        </w:rPr>
        <w:t>” folder.</w:t>
      </w:r>
    </w:p>
    <w:p w14:paraId="66362AA6" w14:textId="77777777" w:rsidR="003B7A77" w:rsidRPr="00A131FC" w:rsidRDefault="003B7A77" w:rsidP="00B22149">
      <w:pPr>
        <w:spacing w:line="360" w:lineRule="auto"/>
        <w:jc w:val="both"/>
        <w:rPr>
          <w:rFonts w:asciiTheme="minorHAnsi" w:hAnsiTheme="minorHAnsi" w:cstheme="minorHAnsi"/>
          <w:sz w:val="24"/>
          <w:szCs w:val="24"/>
        </w:rPr>
      </w:pPr>
    </w:p>
    <w:p w14:paraId="470F033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2D11B54" wp14:editId="4B122A39">
            <wp:extent cx="4984750" cy="3142927"/>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339" cy="3156539"/>
                    </a:xfrm>
                    <a:prstGeom prst="rect">
                      <a:avLst/>
                    </a:prstGeom>
                  </pic:spPr>
                </pic:pic>
              </a:graphicData>
            </a:graphic>
          </wp:inline>
        </w:drawing>
      </w:r>
    </w:p>
    <w:p w14:paraId="25FA1CF5" w14:textId="77777777" w:rsidR="003B7A77" w:rsidRPr="00A131FC" w:rsidRDefault="003B7A77" w:rsidP="00B22149">
      <w:pPr>
        <w:spacing w:line="360" w:lineRule="auto"/>
        <w:jc w:val="both"/>
        <w:rPr>
          <w:rFonts w:asciiTheme="minorHAnsi" w:hAnsiTheme="minorHAnsi" w:cstheme="minorHAnsi"/>
          <w:sz w:val="24"/>
          <w:szCs w:val="24"/>
        </w:rPr>
      </w:pPr>
    </w:p>
    <w:p w14:paraId="0735B8A7"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see OnCreated() void added to the partial class ModelFactor to be part of the </w:t>
      </w:r>
      <w:r w:rsidR="006B2517" w:rsidRPr="00A131FC">
        <w:rPr>
          <w:rFonts w:asciiTheme="minorHAnsi" w:hAnsiTheme="minorHAnsi" w:cstheme="minorHAnsi"/>
          <w:i/>
          <w:sz w:val="24"/>
          <w:szCs w:val="24"/>
        </w:rPr>
        <w:t>original</w:t>
      </w:r>
      <w:r w:rsidRPr="00A131FC">
        <w:rPr>
          <w:rFonts w:asciiTheme="minorHAnsi" w:hAnsiTheme="minorHAnsi" w:cstheme="minorHAnsi"/>
          <w:i/>
          <w:sz w:val="24"/>
          <w:szCs w:val="24"/>
        </w:rPr>
        <w:t xml:space="preserve"> </w:t>
      </w:r>
      <w:r w:rsidR="006B2517" w:rsidRPr="00A131FC">
        <w:rPr>
          <w:rFonts w:asciiTheme="minorHAnsi" w:hAnsiTheme="minorHAnsi" w:cstheme="minorHAnsi"/>
          <w:i/>
          <w:sz w:val="24"/>
          <w:szCs w:val="24"/>
        </w:rPr>
        <w:t>object</w:t>
      </w:r>
      <w:r w:rsidRPr="00A131FC">
        <w:rPr>
          <w:rFonts w:asciiTheme="minorHAnsi" w:hAnsiTheme="minorHAnsi" w:cstheme="minorHAnsi"/>
          <w:i/>
          <w:sz w:val="24"/>
          <w:szCs w:val="24"/>
        </w:rPr>
        <w:t xml:space="preserve"> extracted from the EDMX.”</w:t>
      </w:r>
    </w:p>
    <w:p w14:paraId="32F98362" w14:textId="77777777" w:rsidR="003B7A77" w:rsidRPr="00A131FC" w:rsidRDefault="003B7A77" w:rsidP="00B22149">
      <w:pPr>
        <w:spacing w:line="360" w:lineRule="auto"/>
        <w:jc w:val="both"/>
        <w:rPr>
          <w:rFonts w:asciiTheme="minorHAnsi" w:hAnsiTheme="minorHAnsi" w:cstheme="minorHAnsi"/>
          <w:sz w:val="24"/>
          <w:szCs w:val="24"/>
        </w:rPr>
      </w:pPr>
    </w:p>
    <w:p w14:paraId="29322098" w14:textId="77777777" w:rsidR="003B7A77" w:rsidRPr="00A131FC" w:rsidRDefault="003B7A77" w:rsidP="00B22149">
      <w:pPr>
        <w:spacing w:line="360" w:lineRule="auto"/>
        <w:jc w:val="both"/>
        <w:rPr>
          <w:rFonts w:asciiTheme="minorHAnsi" w:hAnsiTheme="minorHAnsi" w:cstheme="minorHAnsi"/>
          <w:sz w:val="24"/>
          <w:szCs w:val="24"/>
        </w:rPr>
      </w:pPr>
    </w:p>
    <w:p w14:paraId="03192078" w14:textId="77777777" w:rsidR="003B7A77" w:rsidRPr="00A131FC" w:rsidRDefault="003B7A77" w:rsidP="00B22149">
      <w:pPr>
        <w:spacing w:line="360" w:lineRule="auto"/>
        <w:jc w:val="both"/>
        <w:rPr>
          <w:rFonts w:asciiTheme="minorHAnsi" w:hAnsiTheme="minorHAnsi" w:cstheme="minorHAnsi"/>
          <w:sz w:val="24"/>
          <w:szCs w:val="24"/>
        </w:rPr>
      </w:pPr>
    </w:p>
    <w:p w14:paraId="75FF466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2EABC34" wp14:editId="5242D528">
            <wp:extent cx="6120130"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31415"/>
                    </a:xfrm>
                    <a:prstGeom prst="rect">
                      <a:avLst/>
                    </a:prstGeom>
                  </pic:spPr>
                </pic:pic>
              </a:graphicData>
            </a:graphic>
          </wp:inline>
        </w:drawing>
      </w:r>
    </w:p>
    <w:p w14:paraId="5D3BC637" w14:textId="77777777" w:rsidR="003B7A77" w:rsidRPr="00A131FC" w:rsidRDefault="003B7A77" w:rsidP="00B22149">
      <w:pPr>
        <w:spacing w:line="360" w:lineRule="auto"/>
        <w:jc w:val="both"/>
        <w:rPr>
          <w:rFonts w:asciiTheme="minorHAnsi" w:hAnsiTheme="minorHAnsi" w:cstheme="minorHAnsi"/>
          <w:sz w:val="24"/>
          <w:szCs w:val="24"/>
        </w:rPr>
      </w:pPr>
    </w:p>
    <w:p w14:paraId="593007C4"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1940D0">
        <w:rPr>
          <w:rFonts w:asciiTheme="minorHAnsi" w:hAnsiTheme="minorHAnsi" w:cstheme="minorHAnsi"/>
          <w:i/>
          <w:sz w:val="24"/>
          <w:szCs w:val="24"/>
        </w:rPr>
        <w:t>I</w:t>
      </w:r>
      <w:r w:rsidRPr="00A131FC">
        <w:rPr>
          <w:rFonts w:asciiTheme="minorHAnsi" w:hAnsiTheme="minorHAnsi" w:cstheme="minorHAnsi"/>
          <w:i/>
          <w:sz w:val="24"/>
          <w:szCs w:val="24"/>
        </w:rPr>
        <w:t xml:space="preserve">n this second example we can see new properties with a </w:t>
      </w:r>
      <w:proofErr w:type="spellStart"/>
      <w:r w:rsidRPr="00A131FC">
        <w:rPr>
          <w:rFonts w:asciiTheme="minorHAnsi" w:hAnsiTheme="minorHAnsi" w:cstheme="minorHAnsi"/>
          <w:i/>
          <w:sz w:val="24"/>
          <w:szCs w:val="24"/>
        </w:rPr>
        <w:t>DataMem</w:t>
      </w:r>
      <w:r w:rsidR="001940D0">
        <w:rPr>
          <w:rFonts w:asciiTheme="minorHAnsi" w:hAnsiTheme="minorHAnsi" w:cstheme="minorHAnsi"/>
          <w:i/>
          <w:sz w:val="24"/>
          <w:szCs w:val="24"/>
        </w:rPr>
        <w:t>b</w:t>
      </w:r>
      <w:r w:rsidRPr="00A131FC">
        <w:rPr>
          <w:rFonts w:asciiTheme="minorHAnsi" w:hAnsiTheme="minorHAnsi" w:cstheme="minorHAnsi"/>
          <w:i/>
          <w:sz w:val="24"/>
          <w:szCs w:val="24"/>
        </w:rPr>
        <w:t>er</w:t>
      </w:r>
      <w:proofErr w:type="spellEnd"/>
      <w:r w:rsidRPr="00A131FC">
        <w:rPr>
          <w:rFonts w:asciiTheme="minorHAnsi" w:hAnsiTheme="minorHAnsi" w:cstheme="minorHAnsi"/>
          <w:i/>
          <w:sz w:val="24"/>
          <w:szCs w:val="24"/>
        </w:rPr>
        <w:t xml:space="preserve"> notation on the ModelRiskAlertAttachment class”  </w:t>
      </w:r>
    </w:p>
    <w:p w14:paraId="22A6D79A" w14:textId="77777777" w:rsidR="003B7A77" w:rsidRPr="00A131FC" w:rsidRDefault="003B7A77" w:rsidP="00B22149">
      <w:pPr>
        <w:spacing w:line="360" w:lineRule="auto"/>
        <w:jc w:val="both"/>
        <w:rPr>
          <w:rFonts w:asciiTheme="minorHAnsi" w:hAnsiTheme="minorHAnsi" w:cstheme="minorHAnsi"/>
          <w:i/>
          <w:sz w:val="24"/>
          <w:szCs w:val="24"/>
        </w:rPr>
      </w:pPr>
    </w:p>
    <w:p w14:paraId="75A9E9E9" w14:textId="77777777" w:rsidR="003B7A77" w:rsidRPr="00A131FC" w:rsidRDefault="003B7A77" w:rsidP="00B22149">
      <w:pPr>
        <w:spacing w:line="360" w:lineRule="auto"/>
        <w:jc w:val="both"/>
        <w:rPr>
          <w:rFonts w:asciiTheme="minorHAnsi" w:hAnsiTheme="minorHAnsi" w:cstheme="minorHAnsi"/>
          <w:i/>
          <w:sz w:val="24"/>
          <w:szCs w:val="24"/>
        </w:rPr>
      </w:pPr>
    </w:p>
    <w:p w14:paraId="127F8DFA" w14:textId="77777777" w:rsidR="007A33E2" w:rsidRPr="00A131FC" w:rsidRDefault="007A33E2" w:rsidP="00B22149">
      <w:pPr>
        <w:spacing w:line="360" w:lineRule="auto"/>
        <w:jc w:val="both"/>
        <w:rPr>
          <w:rFonts w:asciiTheme="minorHAnsi" w:hAnsiTheme="minorHAnsi" w:cstheme="minorHAnsi"/>
        </w:rPr>
      </w:pPr>
    </w:p>
    <w:p w14:paraId="42766CE3" w14:textId="77777777" w:rsidR="007A33E2" w:rsidRPr="00A131FC" w:rsidRDefault="007A33E2" w:rsidP="00B22149">
      <w:pPr>
        <w:pStyle w:val="Heading3"/>
        <w:spacing w:line="360" w:lineRule="auto"/>
        <w:jc w:val="both"/>
        <w:rPr>
          <w:rFonts w:asciiTheme="minorHAnsi" w:hAnsiTheme="minorHAnsi" w:cstheme="minorHAnsi"/>
        </w:rPr>
      </w:pPr>
      <w:bookmarkStart w:id="17" w:name="_Toc46220579"/>
      <w:r w:rsidRPr="00A131FC">
        <w:rPr>
          <w:rFonts w:asciiTheme="minorHAnsi" w:hAnsiTheme="minorHAnsi" w:cstheme="minorHAnsi"/>
        </w:rPr>
        <w:t>3.3.3 Id</w:t>
      </w:r>
      <w:r w:rsidR="00B02CB6" w:rsidRPr="00A131FC">
        <w:rPr>
          <w:rFonts w:asciiTheme="minorHAnsi" w:hAnsiTheme="minorHAnsi" w:cstheme="minorHAnsi"/>
        </w:rPr>
        <w:t>ea</w:t>
      </w:r>
      <w:r w:rsidRPr="00A131FC">
        <w:rPr>
          <w:rFonts w:asciiTheme="minorHAnsi" w:hAnsiTheme="minorHAnsi" w:cstheme="minorHAnsi"/>
        </w:rPr>
        <w:t>.Business</w:t>
      </w:r>
      <w:bookmarkEnd w:id="17"/>
    </w:p>
    <w:p w14:paraId="543C1BBA" w14:textId="77777777" w:rsidR="00B93A51" w:rsidRPr="00A131FC" w:rsidRDefault="00B93A51" w:rsidP="00B22149">
      <w:pPr>
        <w:spacing w:line="360" w:lineRule="auto"/>
        <w:jc w:val="both"/>
        <w:rPr>
          <w:rFonts w:asciiTheme="minorHAnsi" w:hAnsiTheme="minorHAnsi" w:cstheme="minorHAnsi"/>
        </w:rPr>
      </w:pPr>
    </w:p>
    <w:p w14:paraId="2100918E" w14:textId="77777777" w:rsidR="00784271" w:rsidRPr="00A131FC" w:rsidRDefault="00784271"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 xml:space="preserve">It is one of the core library created to host business </w:t>
      </w:r>
      <w:r w:rsidR="00B50AEF"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to be </w:t>
      </w:r>
      <w:r w:rsidR="00167D74" w:rsidRPr="00A131FC">
        <w:rPr>
          <w:rFonts w:asciiTheme="minorHAnsi" w:hAnsiTheme="minorHAnsi" w:cstheme="minorHAnsi"/>
          <w:sz w:val="24"/>
          <w:szCs w:val="24"/>
        </w:rPr>
        <w:t>available in all</w:t>
      </w:r>
      <w:r w:rsidRPr="00A131FC">
        <w:rPr>
          <w:rFonts w:asciiTheme="minorHAnsi" w:hAnsiTheme="minorHAnsi" w:cstheme="minorHAnsi"/>
          <w:sz w:val="24"/>
          <w:szCs w:val="24"/>
        </w:rPr>
        <w:t xml:space="preserve"> </w:t>
      </w:r>
      <w:r w:rsidR="00B02CB6" w:rsidRPr="00A131FC">
        <w:rPr>
          <w:rFonts w:asciiTheme="minorHAnsi" w:hAnsiTheme="minorHAnsi" w:cstheme="minorHAnsi"/>
          <w:sz w:val="24"/>
          <w:szCs w:val="24"/>
        </w:rPr>
        <w:t>project</w:t>
      </w:r>
      <w:r w:rsidR="00B50AEF" w:rsidRPr="00A131FC">
        <w:rPr>
          <w:rFonts w:asciiTheme="minorHAnsi" w:hAnsiTheme="minorHAnsi" w:cstheme="minorHAnsi"/>
          <w:sz w:val="24"/>
          <w:szCs w:val="24"/>
        </w:rPr>
        <w:t>s</w:t>
      </w:r>
      <w:r w:rsidR="00B02CB6" w:rsidRPr="00A131FC">
        <w:rPr>
          <w:rFonts w:asciiTheme="minorHAnsi" w:hAnsiTheme="minorHAnsi" w:cstheme="minorHAnsi"/>
          <w:sz w:val="24"/>
          <w:szCs w:val="24"/>
        </w:rPr>
        <w:t xml:space="preserve">. Those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basically are manager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that have all business logic using Idea.Entities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to work with all EDMX objects and using </w:t>
      </w:r>
      <w:r w:rsidR="006B2517" w:rsidRPr="00A131FC">
        <w:rPr>
          <w:rFonts w:asciiTheme="minorHAnsi" w:hAnsiTheme="minorHAnsi" w:cstheme="minorHAnsi"/>
          <w:sz w:val="24"/>
          <w:szCs w:val="24"/>
        </w:rPr>
        <w:t>Idea.DAL</w:t>
      </w:r>
      <w:r w:rsidR="00B02CB6" w:rsidRPr="00A131FC">
        <w:rPr>
          <w:rFonts w:asciiTheme="minorHAnsi" w:hAnsiTheme="minorHAnsi" w:cstheme="minorHAnsi"/>
          <w:sz w:val="24"/>
          <w:szCs w:val="24"/>
        </w:rPr>
        <w:t xml:space="preserve"> classes to access </w:t>
      </w:r>
      <w:del w:id="18" w:author="Ingo Boltz" w:date="2020-08-03T19:10:00Z">
        <w:r w:rsidR="00B02CB6" w:rsidRPr="00A131FC" w:rsidDel="00312646">
          <w:rPr>
            <w:rFonts w:asciiTheme="minorHAnsi" w:hAnsiTheme="minorHAnsi" w:cstheme="minorHAnsi"/>
            <w:sz w:val="24"/>
            <w:szCs w:val="24"/>
          </w:rPr>
          <w:delText xml:space="preserve">to </w:delText>
        </w:r>
      </w:del>
      <w:ins w:id="19" w:author="Ingo Boltz" w:date="2020-08-03T19:10:00Z">
        <w:r w:rsidR="00312646">
          <w:rPr>
            <w:rFonts w:asciiTheme="minorHAnsi" w:hAnsiTheme="minorHAnsi" w:cstheme="minorHAnsi"/>
            <w:sz w:val="24"/>
            <w:szCs w:val="24"/>
          </w:rPr>
          <w:t>the</w:t>
        </w:r>
        <w:r w:rsidR="00312646" w:rsidRPr="00A131FC">
          <w:rPr>
            <w:rFonts w:asciiTheme="minorHAnsi" w:hAnsiTheme="minorHAnsi" w:cstheme="minorHAnsi"/>
            <w:sz w:val="24"/>
            <w:szCs w:val="24"/>
          </w:rPr>
          <w:t xml:space="preserve"> </w:t>
        </w:r>
      </w:ins>
      <w:r w:rsidR="00B02CB6" w:rsidRPr="00A131FC">
        <w:rPr>
          <w:rFonts w:asciiTheme="minorHAnsi" w:hAnsiTheme="minorHAnsi" w:cstheme="minorHAnsi"/>
          <w:sz w:val="24"/>
          <w:szCs w:val="24"/>
        </w:rPr>
        <w:t xml:space="preserve">database.  </w:t>
      </w:r>
    </w:p>
    <w:p w14:paraId="2DDCA60A" w14:textId="77777777" w:rsidR="00B02CB6" w:rsidRPr="00A131FC" w:rsidRDefault="00B02CB6" w:rsidP="00B22149">
      <w:pPr>
        <w:spacing w:line="360" w:lineRule="auto"/>
        <w:jc w:val="both"/>
        <w:rPr>
          <w:rFonts w:asciiTheme="minorHAnsi" w:hAnsiTheme="minorHAnsi" w:cstheme="minorHAnsi"/>
        </w:rPr>
      </w:pPr>
    </w:p>
    <w:p w14:paraId="04DAA2FB" w14:textId="77777777" w:rsidR="00B02CB6" w:rsidRPr="00A131FC" w:rsidRDefault="00B02CB6"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68F83732" wp14:editId="156A66F0">
            <wp:extent cx="6120130" cy="2378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378710"/>
                    </a:xfrm>
                    <a:prstGeom prst="rect">
                      <a:avLst/>
                    </a:prstGeom>
                  </pic:spPr>
                </pic:pic>
              </a:graphicData>
            </a:graphic>
          </wp:inline>
        </w:drawing>
      </w:r>
    </w:p>
    <w:p w14:paraId="52AB2663" w14:textId="77777777" w:rsidR="00B02CB6" w:rsidRPr="00A131FC" w:rsidRDefault="00B02CB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rPr>
        <w:tab/>
      </w:r>
      <w:r w:rsidR="00804253" w:rsidRPr="00A131FC">
        <w:rPr>
          <w:rFonts w:asciiTheme="minorHAnsi" w:hAnsiTheme="minorHAnsi" w:cstheme="minorHAnsi"/>
          <w:i/>
          <w:sz w:val="24"/>
          <w:szCs w:val="24"/>
        </w:rPr>
        <w:t>“</w:t>
      </w:r>
      <w:r w:rsidRPr="00A131FC">
        <w:rPr>
          <w:rFonts w:asciiTheme="minorHAnsi" w:hAnsiTheme="minorHAnsi" w:cstheme="minorHAnsi"/>
          <w:i/>
          <w:sz w:val="24"/>
          <w:szCs w:val="24"/>
        </w:rPr>
        <w:t>In this example we can see a</w:t>
      </w:r>
      <w:r w:rsidR="00804253" w:rsidRPr="00A131FC">
        <w:rPr>
          <w:rFonts w:asciiTheme="minorHAnsi" w:hAnsiTheme="minorHAnsi" w:cstheme="minorHAnsi"/>
          <w:i/>
          <w:sz w:val="24"/>
          <w:szCs w:val="24"/>
        </w:rPr>
        <w:t xml:space="preserve"> RegionManager.cs</w:t>
      </w:r>
      <w:r w:rsidRPr="00A131FC">
        <w:rPr>
          <w:rFonts w:asciiTheme="minorHAnsi" w:hAnsiTheme="minorHAnsi" w:cstheme="minorHAnsi"/>
          <w:i/>
          <w:sz w:val="24"/>
          <w:szCs w:val="24"/>
        </w:rPr>
        <w:t xml:space="preserve"> method that return</w:t>
      </w:r>
      <w:r w:rsidR="009A341F">
        <w:rPr>
          <w:rFonts w:asciiTheme="minorHAnsi" w:hAnsiTheme="minorHAnsi" w:cstheme="minorHAnsi"/>
          <w:i/>
          <w:sz w:val="24"/>
          <w:szCs w:val="24"/>
        </w:rPr>
        <w:t>s</w:t>
      </w:r>
      <w:r w:rsidRPr="00A131FC">
        <w:rPr>
          <w:rFonts w:asciiTheme="minorHAnsi" w:hAnsiTheme="minorHAnsi" w:cstheme="minorHAnsi"/>
          <w:i/>
          <w:sz w:val="24"/>
          <w:szCs w:val="24"/>
        </w:rPr>
        <w:t xml:space="preserve"> all Regions from </w:t>
      </w:r>
      <w:r w:rsidR="00804253" w:rsidRPr="00A131FC">
        <w:rPr>
          <w:rFonts w:asciiTheme="minorHAnsi" w:hAnsiTheme="minorHAnsi" w:cstheme="minorHAnsi"/>
          <w:i/>
          <w:sz w:val="24"/>
          <w:szCs w:val="24"/>
        </w:rPr>
        <w:t>EDMX Region object</w:t>
      </w:r>
      <w:r w:rsidR="00B50AEF" w:rsidRPr="00A131FC">
        <w:rPr>
          <w:rFonts w:asciiTheme="minorHAnsi" w:hAnsiTheme="minorHAnsi" w:cstheme="minorHAnsi"/>
          <w:i/>
          <w:sz w:val="24"/>
          <w:szCs w:val="24"/>
        </w:rPr>
        <w:t xml:space="preserve"> </w:t>
      </w:r>
      <w:r w:rsidR="00804253" w:rsidRPr="00A131FC">
        <w:rPr>
          <w:rFonts w:asciiTheme="minorHAnsi" w:hAnsiTheme="minorHAnsi" w:cstheme="minorHAnsi"/>
          <w:i/>
          <w:sz w:val="24"/>
          <w:szCs w:val="24"/>
        </w:rPr>
        <w:t>(mapped to Region</w:t>
      </w:r>
      <w:r w:rsidRPr="00A131FC">
        <w:rPr>
          <w:rFonts w:asciiTheme="minorHAnsi" w:hAnsiTheme="minorHAnsi" w:cstheme="minorHAnsi"/>
          <w:i/>
          <w:sz w:val="24"/>
          <w:szCs w:val="24"/>
        </w:rPr>
        <w:t xml:space="preserve"> table</w:t>
      </w:r>
      <w:r w:rsidR="00804253" w:rsidRPr="00A131FC">
        <w:rPr>
          <w:rFonts w:asciiTheme="minorHAnsi" w:hAnsiTheme="minorHAnsi" w:cstheme="minorHAnsi"/>
          <w:i/>
          <w:sz w:val="24"/>
          <w:szCs w:val="24"/>
        </w:rPr>
        <w:t>) where Level is the same as the level passed by parameter</w:t>
      </w:r>
      <w:r w:rsidRPr="00A131FC">
        <w:rPr>
          <w:rFonts w:asciiTheme="minorHAnsi" w:hAnsiTheme="minorHAnsi" w:cstheme="minorHAnsi"/>
          <w:i/>
          <w:sz w:val="24"/>
          <w:szCs w:val="24"/>
        </w:rPr>
        <w:t xml:space="preserve"> ordered by RegionName</w:t>
      </w:r>
      <w:r w:rsidR="00804253" w:rsidRPr="00A131FC">
        <w:rPr>
          <w:rFonts w:asciiTheme="minorHAnsi" w:hAnsiTheme="minorHAnsi" w:cstheme="minorHAnsi"/>
          <w:i/>
          <w:sz w:val="24"/>
          <w:szCs w:val="24"/>
        </w:rPr>
        <w:t>.”</w:t>
      </w:r>
    </w:p>
    <w:p w14:paraId="0AEC8E71" w14:textId="77777777" w:rsidR="007A33E2" w:rsidRPr="00A131FC" w:rsidRDefault="007A33E2" w:rsidP="00B22149">
      <w:pPr>
        <w:spacing w:line="360" w:lineRule="auto"/>
        <w:jc w:val="both"/>
        <w:rPr>
          <w:rFonts w:asciiTheme="minorHAnsi" w:hAnsiTheme="minorHAnsi" w:cstheme="minorHAnsi"/>
          <w:sz w:val="24"/>
          <w:szCs w:val="24"/>
        </w:rPr>
      </w:pPr>
    </w:p>
    <w:p w14:paraId="30213CCC" w14:textId="77777777" w:rsidR="00167D74" w:rsidRPr="00A131FC" w:rsidRDefault="00167D74" w:rsidP="00B22149">
      <w:pPr>
        <w:spacing w:line="360" w:lineRule="auto"/>
        <w:jc w:val="both"/>
        <w:rPr>
          <w:rFonts w:asciiTheme="minorHAnsi" w:hAnsiTheme="minorHAnsi" w:cstheme="minorHAnsi"/>
          <w:sz w:val="24"/>
          <w:szCs w:val="24"/>
        </w:rPr>
      </w:pPr>
    </w:p>
    <w:p w14:paraId="06263D59" w14:textId="77777777" w:rsidR="00167D74" w:rsidRPr="00A131FC" w:rsidRDefault="00167D74" w:rsidP="00B22149">
      <w:pPr>
        <w:spacing w:line="360" w:lineRule="auto"/>
        <w:jc w:val="both"/>
        <w:rPr>
          <w:rFonts w:asciiTheme="minorHAnsi" w:hAnsiTheme="minorHAnsi" w:cstheme="minorHAnsi"/>
          <w:sz w:val="24"/>
          <w:szCs w:val="24"/>
        </w:rPr>
      </w:pPr>
    </w:p>
    <w:p w14:paraId="040C2DA4" w14:textId="77777777" w:rsidR="00167D74" w:rsidRPr="00A131FC" w:rsidRDefault="00167D74"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DFBBCA3" wp14:editId="2D807C94">
            <wp:extent cx="6120130" cy="1731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731010"/>
                    </a:xfrm>
                    <a:prstGeom prst="rect">
                      <a:avLst/>
                    </a:prstGeom>
                  </pic:spPr>
                </pic:pic>
              </a:graphicData>
            </a:graphic>
          </wp:inline>
        </w:drawing>
      </w:r>
    </w:p>
    <w:p w14:paraId="623FA9CB" w14:textId="77777777" w:rsidR="00167D74" w:rsidRPr="00A131FC" w:rsidRDefault="00167D74" w:rsidP="00B22149">
      <w:pPr>
        <w:spacing w:line="360" w:lineRule="auto"/>
        <w:jc w:val="both"/>
        <w:rPr>
          <w:rFonts w:asciiTheme="minorHAnsi" w:hAnsiTheme="minorHAnsi" w:cstheme="minorHAnsi"/>
          <w:sz w:val="24"/>
          <w:szCs w:val="24"/>
        </w:rPr>
      </w:pPr>
    </w:p>
    <w:p w14:paraId="3F61B9F2" w14:textId="77777777" w:rsidR="00167D74" w:rsidRPr="00A131FC" w:rsidRDefault="00167D74"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del w:id="20" w:author="Ingo Boltz" w:date="2020-08-03T19:10:00Z">
        <w:r w:rsidRPr="00A131FC" w:rsidDel="00312646">
          <w:rPr>
            <w:rFonts w:asciiTheme="minorHAnsi" w:hAnsiTheme="minorHAnsi" w:cstheme="minorHAnsi"/>
            <w:i/>
            <w:sz w:val="24"/>
            <w:szCs w:val="24"/>
          </w:rPr>
          <w:delText>In t</w:delText>
        </w:r>
      </w:del>
      <w:ins w:id="21" w:author="Ingo Boltz" w:date="2020-08-03T19:10:00Z">
        <w:r w:rsidR="00312646">
          <w:rPr>
            <w:rFonts w:asciiTheme="minorHAnsi" w:hAnsiTheme="minorHAnsi" w:cstheme="minorHAnsi"/>
            <w:i/>
            <w:sz w:val="24"/>
            <w:szCs w:val="24"/>
          </w:rPr>
          <w:t>T</w:t>
        </w:r>
      </w:ins>
      <w:r w:rsidRPr="00A131FC">
        <w:rPr>
          <w:rFonts w:asciiTheme="minorHAnsi" w:hAnsiTheme="minorHAnsi" w:cstheme="minorHAnsi"/>
          <w:i/>
          <w:sz w:val="24"/>
          <w:szCs w:val="24"/>
        </w:rPr>
        <w:t xml:space="preserve">his second example </w:t>
      </w:r>
      <w:del w:id="22" w:author="Ingo Boltz" w:date="2020-08-03T19:10:00Z">
        <w:r w:rsidRPr="00A131FC" w:rsidDel="00312646">
          <w:rPr>
            <w:rFonts w:asciiTheme="minorHAnsi" w:hAnsiTheme="minorHAnsi" w:cstheme="minorHAnsi"/>
            <w:i/>
            <w:sz w:val="24"/>
            <w:szCs w:val="24"/>
          </w:rPr>
          <w:delText xml:space="preserve">there is </w:delText>
        </w:r>
      </w:del>
      <w:r w:rsidRPr="00A131FC">
        <w:rPr>
          <w:rFonts w:asciiTheme="minorHAnsi" w:hAnsiTheme="minorHAnsi" w:cstheme="minorHAnsi"/>
          <w:i/>
          <w:sz w:val="24"/>
          <w:szCs w:val="24"/>
        </w:rPr>
        <w:t>show</w:t>
      </w:r>
      <w:del w:id="23" w:author="Ingo Boltz" w:date="2020-08-03T19:10:00Z">
        <w:r w:rsidRPr="00A131FC" w:rsidDel="00312646">
          <w:rPr>
            <w:rFonts w:asciiTheme="minorHAnsi" w:hAnsiTheme="minorHAnsi" w:cstheme="minorHAnsi"/>
            <w:i/>
            <w:sz w:val="24"/>
            <w:szCs w:val="24"/>
          </w:rPr>
          <w:delText>n</w:delText>
        </w:r>
      </w:del>
      <w:ins w:id="24" w:author="Ingo Boltz" w:date="2020-08-03T19:10: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w:t>
      </w:r>
      <w:proofErr w:type="spellStart"/>
      <w:r w:rsidRPr="00A131FC">
        <w:rPr>
          <w:rFonts w:asciiTheme="minorHAnsi" w:hAnsiTheme="minorHAnsi" w:cstheme="minorHAnsi"/>
          <w:i/>
          <w:sz w:val="24"/>
          <w:szCs w:val="24"/>
        </w:rPr>
        <w:t>GetByName</w:t>
      </w:r>
      <w:proofErr w:type="spellEnd"/>
      <w:r w:rsidRPr="00A131FC">
        <w:rPr>
          <w:rFonts w:asciiTheme="minorHAnsi" w:hAnsiTheme="minorHAnsi" w:cstheme="minorHAnsi"/>
          <w:i/>
          <w:sz w:val="24"/>
          <w:szCs w:val="24"/>
        </w:rPr>
        <w:t xml:space="preserve">() method </w:t>
      </w:r>
      <w:r w:rsidR="006B2517" w:rsidRPr="00A131FC">
        <w:rPr>
          <w:rFonts w:asciiTheme="minorHAnsi" w:hAnsiTheme="minorHAnsi" w:cstheme="minorHAnsi"/>
          <w:i/>
          <w:sz w:val="24"/>
          <w:szCs w:val="24"/>
        </w:rPr>
        <w:t>from the</w:t>
      </w:r>
      <w:r w:rsidRPr="00A131FC">
        <w:rPr>
          <w:rFonts w:asciiTheme="minorHAnsi" w:hAnsiTheme="minorHAnsi" w:cstheme="minorHAnsi"/>
          <w:i/>
          <w:sz w:val="24"/>
          <w:szCs w:val="24"/>
        </w:rPr>
        <w:t xml:space="preserve"> FactorManager class where it return</w:t>
      </w:r>
      <w:ins w:id="25" w:author="Ingo Boltz" w:date="2020-08-03T19:11: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Factor EDMX object searched by a specific name passed by parameter.”</w:t>
      </w:r>
    </w:p>
    <w:p w14:paraId="232753A8" w14:textId="77777777" w:rsidR="00B02CB6" w:rsidRPr="00A131FC" w:rsidRDefault="00B02CB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36C1063C" w14:textId="77777777" w:rsidR="007A33E2" w:rsidRPr="00A131FC" w:rsidRDefault="007A33E2" w:rsidP="00B22149">
      <w:pPr>
        <w:pStyle w:val="Heading3"/>
        <w:spacing w:line="360" w:lineRule="auto"/>
        <w:jc w:val="both"/>
        <w:rPr>
          <w:rFonts w:asciiTheme="minorHAnsi" w:hAnsiTheme="minorHAnsi" w:cstheme="minorHAnsi"/>
        </w:rPr>
      </w:pPr>
      <w:bookmarkStart w:id="26" w:name="_Toc46220580"/>
      <w:r w:rsidRPr="00A131FC">
        <w:rPr>
          <w:rFonts w:asciiTheme="minorHAnsi" w:hAnsiTheme="minorHAnsi" w:cstheme="minorHAnsi"/>
        </w:rPr>
        <w:t>3.3.4 Id</w:t>
      </w:r>
      <w:r w:rsidR="000D2643" w:rsidRPr="00A131FC">
        <w:rPr>
          <w:rFonts w:asciiTheme="minorHAnsi" w:hAnsiTheme="minorHAnsi" w:cstheme="minorHAnsi"/>
        </w:rPr>
        <w:t>e</w:t>
      </w:r>
      <w:r w:rsidR="00B02CB6" w:rsidRPr="00A131FC">
        <w:rPr>
          <w:rFonts w:asciiTheme="minorHAnsi" w:hAnsiTheme="minorHAnsi" w:cstheme="minorHAnsi"/>
        </w:rPr>
        <w:t>a</w:t>
      </w:r>
      <w:r w:rsidRPr="00A131FC">
        <w:rPr>
          <w:rFonts w:asciiTheme="minorHAnsi" w:hAnsiTheme="minorHAnsi" w:cstheme="minorHAnsi"/>
        </w:rPr>
        <w:t>.Facade</w:t>
      </w:r>
      <w:bookmarkEnd w:id="26"/>
    </w:p>
    <w:p w14:paraId="2618FA19" w14:textId="77777777" w:rsidR="00B93A51" w:rsidRPr="00A131FC" w:rsidRDefault="00B93A51" w:rsidP="00B22149">
      <w:pPr>
        <w:spacing w:line="360" w:lineRule="auto"/>
        <w:jc w:val="both"/>
        <w:rPr>
          <w:rFonts w:asciiTheme="minorHAnsi" w:hAnsiTheme="minorHAnsi" w:cstheme="minorHAnsi"/>
        </w:rPr>
      </w:pPr>
    </w:p>
    <w:p w14:paraId="273F63CE" w14:textId="77777777" w:rsidR="007A33E2" w:rsidRPr="00A131FC" w:rsidRDefault="00022EFC"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This library contains</w:t>
      </w:r>
      <w:r w:rsidR="001940D0">
        <w:rPr>
          <w:rFonts w:asciiTheme="minorHAnsi" w:hAnsiTheme="minorHAnsi" w:cstheme="minorHAnsi"/>
          <w:sz w:val="24"/>
          <w:szCs w:val="24"/>
        </w:rPr>
        <w:t xml:space="preserve"> a variety</w:t>
      </w:r>
      <w:r w:rsidRPr="00A131FC">
        <w:rPr>
          <w:rFonts w:asciiTheme="minorHAnsi" w:hAnsiTheme="minorHAnsi" w:cstheme="minorHAnsi"/>
          <w:sz w:val="24"/>
          <w:szCs w:val="24"/>
        </w:rPr>
        <w:t xml:space="preserve"> of Helper classes</w:t>
      </w:r>
      <w:ins w:id="27" w:author="Ingo Boltz" w:date="2020-08-03T19:11:00Z">
        <w:r w:rsidR="00312646">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 </w:t>
      </w:r>
      <w:del w:id="28" w:author="Ingo Boltz" w:date="2020-08-03T19:11:00Z">
        <w:r w:rsidRPr="00A131FC" w:rsidDel="00312646">
          <w:rPr>
            <w:rFonts w:asciiTheme="minorHAnsi" w:hAnsiTheme="minorHAnsi" w:cstheme="minorHAnsi"/>
            <w:sz w:val="24"/>
            <w:szCs w:val="24"/>
          </w:rPr>
          <w:delText xml:space="preserve">where </w:delText>
        </w:r>
      </w:del>
      <w:r w:rsidR="009A341F" w:rsidRPr="00A131FC">
        <w:rPr>
          <w:rFonts w:asciiTheme="minorHAnsi" w:hAnsiTheme="minorHAnsi" w:cstheme="minorHAnsi"/>
          <w:sz w:val="24"/>
          <w:szCs w:val="24"/>
        </w:rPr>
        <w:t>most of</w:t>
      </w:r>
      <w:r w:rsidRPr="00A131FC">
        <w:rPr>
          <w:rFonts w:asciiTheme="minorHAnsi" w:hAnsiTheme="minorHAnsi" w:cstheme="minorHAnsi"/>
          <w:sz w:val="24"/>
          <w:szCs w:val="24"/>
        </w:rPr>
        <w:t xml:space="preserve"> </w:t>
      </w:r>
      <w:del w:id="29" w:author="Ingo Boltz" w:date="2020-08-03T19:12:00Z">
        <w:r w:rsidRPr="00A131FC" w:rsidDel="00312646">
          <w:rPr>
            <w:rFonts w:asciiTheme="minorHAnsi" w:hAnsiTheme="minorHAnsi" w:cstheme="minorHAnsi"/>
            <w:sz w:val="24"/>
            <w:szCs w:val="24"/>
          </w:rPr>
          <w:delText xml:space="preserve">them </w:delText>
        </w:r>
      </w:del>
      <w:ins w:id="30" w:author="Ingo Boltz" w:date="2020-08-03T19:12:00Z">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have been created as a service correctly formatted to be </w:t>
      </w:r>
      <w:del w:id="31" w:author="Ingo Boltz" w:date="2020-08-03T19:11:00Z">
        <w:r w:rsidRPr="00A131FC" w:rsidDel="00312646">
          <w:rPr>
            <w:rFonts w:asciiTheme="minorHAnsi" w:hAnsiTheme="minorHAnsi" w:cstheme="minorHAnsi"/>
            <w:sz w:val="24"/>
            <w:szCs w:val="24"/>
          </w:rPr>
          <w:delText xml:space="preserve">consumed </w:delText>
        </w:r>
      </w:del>
      <w:ins w:id="32" w:author="Ingo Boltz" w:date="2020-08-03T19:11:00Z">
        <w:r w:rsidR="00312646">
          <w:rPr>
            <w:rFonts w:asciiTheme="minorHAnsi" w:hAnsiTheme="minorHAnsi" w:cstheme="minorHAnsi"/>
            <w:sz w:val="24"/>
            <w:szCs w:val="24"/>
          </w:rPr>
          <w:t>received</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by </w:t>
      </w:r>
      <w:r w:rsidR="00CD5F95" w:rsidRPr="00A131FC">
        <w:rPr>
          <w:rFonts w:asciiTheme="minorHAnsi" w:hAnsiTheme="minorHAnsi" w:cstheme="minorHAnsi"/>
          <w:sz w:val="24"/>
          <w:szCs w:val="24"/>
        </w:rPr>
        <w:t>Idea.ERMT C</w:t>
      </w:r>
      <w:r w:rsidRPr="00A131FC">
        <w:rPr>
          <w:rFonts w:asciiTheme="minorHAnsi" w:hAnsiTheme="minorHAnsi" w:cstheme="minorHAnsi"/>
          <w:sz w:val="24"/>
          <w:szCs w:val="24"/>
        </w:rPr>
        <w:t>lient. They handle all operations that are related to services, in this case WCF Services.</w:t>
      </w:r>
      <w:r w:rsidR="0054794A" w:rsidRPr="00A131FC">
        <w:rPr>
          <w:rFonts w:asciiTheme="minorHAnsi" w:hAnsiTheme="minorHAnsi" w:cstheme="minorHAnsi"/>
          <w:sz w:val="24"/>
          <w:szCs w:val="24"/>
        </w:rPr>
        <w:t xml:space="preserve"> Every servic</w:t>
      </w:r>
      <w:r w:rsidR="001940D0">
        <w:rPr>
          <w:rFonts w:asciiTheme="minorHAnsi" w:hAnsiTheme="minorHAnsi" w:cstheme="minorHAnsi"/>
          <w:sz w:val="24"/>
          <w:szCs w:val="24"/>
        </w:rPr>
        <w:t>e</w:t>
      </w:r>
      <w:r w:rsidR="0054794A" w:rsidRPr="00A131FC">
        <w:rPr>
          <w:rFonts w:asciiTheme="minorHAnsi" w:hAnsiTheme="minorHAnsi" w:cstheme="minorHAnsi"/>
          <w:sz w:val="24"/>
          <w:szCs w:val="24"/>
        </w:rPr>
        <w:t xml:space="preserve"> has an endpoint configured pointed to each </w:t>
      </w:r>
      <w:proofErr w:type="spellStart"/>
      <w:r w:rsidR="0054794A" w:rsidRPr="00A131FC">
        <w:rPr>
          <w:rFonts w:asciiTheme="minorHAnsi" w:hAnsiTheme="minorHAnsi" w:cstheme="minorHAnsi"/>
          <w:sz w:val="24"/>
          <w:szCs w:val="24"/>
        </w:rPr>
        <w:t>Idea.Server</w:t>
      </w:r>
      <w:proofErr w:type="spellEnd"/>
      <w:r w:rsidR="0054794A" w:rsidRPr="00A131FC">
        <w:rPr>
          <w:rFonts w:asciiTheme="minorHAnsi" w:hAnsiTheme="minorHAnsi" w:cstheme="minorHAnsi"/>
          <w:sz w:val="24"/>
          <w:szCs w:val="24"/>
        </w:rPr>
        <w:t xml:space="preserve"> expose</w:t>
      </w:r>
      <w:r w:rsidR="001940D0">
        <w:rPr>
          <w:rFonts w:asciiTheme="minorHAnsi" w:hAnsiTheme="minorHAnsi" w:cstheme="minorHAnsi"/>
          <w:sz w:val="24"/>
          <w:szCs w:val="24"/>
        </w:rPr>
        <w:t>d</w:t>
      </w:r>
      <w:r w:rsidR="0054794A" w:rsidRPr="00A131FC">
        <w:rPr>
          <w:rFonts w:asciiTheme="minorHAnsi" w:hAnsiTheme="minorHAnsi" w:cstheme="minorHAnsi"/>
          <w:sz w:val="24"/>
          <w:szCs w:val="24"/>
        </w:rPr>
        <w:t xml:space="preserve"> class.</w:t>
      </w:r>
    </w:p>
    <w:p w14:paraId="45E49DB1" w14:textId="77777777" w:rsidR="00022EFC" w:rsidRPr="00A131FC" w:rsidRDefault="0054794A"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So, in other words, Idea.Facade generate</w:t>
      </w:r>
      <w:r w:rsidR="007E4701">
        <w:rPr>
          <w:rFonts w:asciiTheme="minorHAnsi" w:hAnsiTheme="minorHAnsi" w:cstheme="minorHAnsi"/>
          <w:sz w:val="24"/>
          <w:szCs w:val="24"/>
        </w:rPr>
        <w:t>s</w:t>
      </w:r>
      <w:r w:rsidRPr="00A131FC">
        <w:rPr>
          <w:rFonts w:asciiTheme="minorHAnsi" w:hAnsiTheme="minorHAnsi" w:cstheme="minorHAnsi"/>
          <w:sz w:val="24"/>
          <w:szCs w:val="24"/>
        </w:rPr>
        <w:t xml:space="preserve"> the contract between </w:t>
      </w:r>
      <w:proofErr w:type="spellStart"/>
      <w:r w:rsidRPr="00A131FC">
        <w:rPr>
          <w:rFonts w:asciiTheme="minorHAnsi" w:hAnsiTheme="minorHAnsi" w:cstheme="minorHAnsi"/>
          <w:sz w:val="24"/>
          <w:szCs w:val="24"/>
        </w:rPr>
        <w:t>Idea.ERMT</w:t>
      </w:r>
      <w:proofErr w:type="spellEnd"/>
      <w:r w:rsidRPr="00A131FC">
        <w:rPr>
          <w:rFonts w:asciiTheme="minorHAnsi" w:hAnsiTheme="minorHAnsi" w:cstheme="minorHAnsi"/>
          <w:sz w:val="24"/>
          <w:szCs w:val="24"/>
        </w:rPr>
        <w:t xml:space="preserve"> Client and </w:t>
      </w:r>
      <w:proofErr w:type="spellStart"/>
      <w:r w:rsidR="00957517" w:rsidRPr="00A131FC">
        <w:rPr>
          <w:rFonts w:asciiTheme="minorHAnsi" w:hAnsiTheme="minorHAnsi" w:cstheme="minorHAnsi"/>
          <w:sz w:val="24"/>
          <w:szCs w:val="24"/>
        </w:rPr>
        <w:t>Idea.Server</w:t>
      </w:r>
      <w:proofErr w:type="spellEnd"/>
      <w:r w:rsidRPr="00A131FC">
        <w:rPr>
          <w:rFonts w:asciiTheme="minorHAnsi" w:hAnsiTheme="minorHAnsi" w:cstheme="minorHAnsi"/>
          <w:sz w:val="24"/>
          <w:szCs w:val="24"/>
        </w:rPr>
        <w:t xml:space="preserve"> to communicate </w:t>
      </w:r>
      <w:r w:rsidR="007E4701">
        <w:rPr>
          <w:rFonts w:asciiTheme="minorHAnsi" w:hAnsiTheme="minorHAnsi" w:cstheme="minorHAnsi"/>
          <w:sz w:val="24"/>
          <w:szCs w:val="24"/>
        </w:rPr>
        <w:t xml:space="preserve">with </w:t>
      </w:r>
      <w:r w:rsidRPr="00A131FC">
        <w:rPr>
          <w:rFonts w:asciiTheme="minorHAnsi" w:hAnsiTheme="minorHAnsi" w:cstheme="minorHAnsi"/>
          <w:sz w:val="24"/>
          <w:szCs w:val="24"/>
        </w:rPr>
        <w:t>each other.</w:t>
      </w:r>
    </w:p>
    <w:p w14:paraId="6E82708E" w14:textId="77777777" w:rsidR="00022EFC" w:rsidRPr="00A131FC" w:rsidRDefault="00022EFC" w:rsidP="00B22149">
      <w:pPr>
        <w:spacing w:line="360" w:lineRule="auto"/>
        <w:jc w:val="both"/>
        <w:rPr>
          <w:rFonts w:asciiTheme="minorHAnsi" w:hAnsiTheme="minorHAnsi" w:cstheme="minorHAnsi"/>
        </w:rPr>
      </w:pPr>
      <w:r w:rsidRPr="00A131FC">
        <w:rPr>
          <w:rFonts w:asciiTheme="minorHAnsi" w:hAnsiTheme="minorHAnsi" w:cstheme="minorHAnsi"/>
        </w:rPr>
        <w:tab/>
      </w:r>
      <w:r w:rsidRPr="00A131FC">
        <w:rPr>
          <w:rFonts w:asciiTheme="minorHAnsi" w:hAnsiTheme="minorHAnsi" w:cstheme="minorHAnsi"/>
          <w:noProof/>
        </w:rPr>
        <w:drawing>
          <wp:inline distT="0" distB="0" distL="0" distR="0" wp14:anchorId="3537F88E" wp14:editId="3F4741AB">
            <wp:extent cx="620037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6468" cy="2705757"/>
                    </a:xfrm>
                    <a:prstGeom prst="rect">
                      <a:avLst/>
                    </a:prstGeom>
                  </pic:spPr>
                </pic:pic>
              </a:graphicData>
            </a:graphic>
          </wp:inline>
        </w:drawing>
      </w:r>
    </w:p>
    <w:p w14:paraId="1D24EEF3" w14:textId="77777777" w:rsidR="00022EFC" w:rsidRPr="00A131FC" w:rsidRDefault="00022EFC" w:rsidP="00B22149">
      <w:pPr>
        <w:spacing w:line="360" w:lineRule="auto"/>
        <w:jc w:val="both"/>
        <w:rPr>
          <w:rFonts w:asciiTheme="minorHAnsi" w:hAnsiTheme="minorHAnsi" w:cstheme="minorHAnsi"/>
        </w:rPr>
      </w:pPr>
    </w:p>
    <w:p w14:paraId="2CEFA164" w14:textId="77777777" w:rsidR="00022EFC" w:rsidRPr="00A131FC" w:rsidRDefault="00022EFC"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w:t>
      </w:r>
      <w:r w:rsidR="00CD5F95" w:rsidRPr="00A131FC">
        <w:rPr>
          <w:rFonts w:asciiTheme="minorHAnsi" w:hAnsiTheme="minorHAnsi" w:cstheme="minorHAnsi"/>
          <w:i/>
          <w:sz w:val="24"/>
          <w:szCs w:val="24"/>
        </w:rPr>
        <w:t xml:space="preserve">identify the GetService() method from the class ModelFactorHelper on ModelFactorHelper.cs file. It </w:t>
      </w:r>
      <w:r w:rsidR="00957517" w:rsidRPr="00A131FC">
        <w:rPr>
          <w:rFonts w:asciiTheme="minorHAnsi" w:hAnsiTheme="minorHAnsi" w:cstheme="minorHAnsi"/>
          <w:i/>
          <w:sz w:val="24"/>
          <w:szCs w:val="24"/>
        </w:rPr>
        <w:t>initializes</w:t>
      </w:r>
      <w:r w:rsidR="00CD5F95" w:rsidRPr="00A131FC">
        <w:rPr>
          <w:rFonts w:asciiTheme="minorHAnsi" w:hAnsiTheme="minorHAnsi" w:cstheme="minorHAnsi"/>
          <w:i/>
          <w:sz w:val="24"/>
          <w:szCs w:val="24"/>
        </w:rPr>
        <w:t xml:space="preserve"> the service</w:t>
      </w:r>
      <w:r w:rsidR="009A341F">
        <w:rPr>
          <w:rFonts w:asciiTheme="minorHAnsi" w:hAnsiTheme="minorHAnsi" w:cstheme="minorHAnsi"/>
          <w:i/>
          <w:sz w:val="24"/>
          <w:szCs w:val="24"/>
        </w:rPr>
        <w:t>, leaving it</w:t>
      </w:r>
      <w:r w:rsidR="00CD5F95" w:rsidRPr="00A131FC">
        <w:rPr>
          <w:rFonts w:asciiTheme="minorHAnsi" w:hAnsiTheme="minorHAnsi" w:cstheme="minorHAnsi"/>
          <w:i/>
          <w:sz w:val="24"/>
          <w:szCs w:val="24"/>
        </w:rPr>
        <w:t xml:space="preserve"> ready to be used in the hole ModelFatorHelper class</w:t>
      </w:r>
      <w:r w:rsidRPr="00A131FC">
        <w:rPr>
          <w:rFonts w:asciiTheme="minorHAnsi" w:hAnsiTheme="minorHAnsi" w:cstheme="minorHAnsi"/>
          <w:i/>
          <w:sz w:val="24"/>
          <w:szCs w:val="24"/>
        </w:rPr>
        <w:t>”</w:t>
      </w:r>
    </w:p>
    <w:p w14:paraId="000F4D41" w14:textId="77777777" w:rsidR="00CD5F95" w:rsidRPr="00A131FC" w:rsidRDefault="00CD5F95" w:rsidP="00B22149">
      <w:pPr>
        <w:spacing w:line="360" w:lineRule="auto"/>
        <w:jc w:val="both"/>
        <w:rPr>
          <w:rFonts w:asciiTheme="minorHAnsi" w:hAnsiTheme="minorHAnsi" w:cstheme="minorHAnsi"/>
          <w:i/>
        </w:rPr>
      </w:pPr>
    </w:p>
    <w:p w14:paraId="66135482" w14:textId="77777777" w:rsidR="00CD5F95" w:rsidRPr="00A131FC" w:rsidRDefault="00CD5F95" w:rsidP="00B22149">
      <w:pPr>
        <w:spacing w:line="360" w:lineRule="auto"/>
        <w:jc w:val="both"/>
        <w:rPr>
          <w:rFonts w:asciiTheme="minorHAnsi" w:hAnsiTheme="minorHAnsi" w:cstheme="minorHAnsi"/>
          <w:i/>
        </w:rPr>
      </w:pPr>
    </w:p>
    <w:p w14:paraId="0E9DEB47" w14:textId="77777777" w:rsidR="00CD5F95" w:rsidRPr="00A131FC" w:rsidRDefault="00CD5F95" w:rsidP="00B22149">
      <w:pPr>
        <w:spacing w:line="360" w:lineRule="auto"/>
        <w:jc w:val="both"/>
        <w:rPr>
          <w:rFonts w:asciiTheme="minorHAnsi" w:hAnsiTheme="minorHAnsi" w:cstheme="minorHAnsi"/>
          <w:i/>
        </w:rPr>
      </w:pPr>
      <w:r w:rsidRPr="00A131FC">
        <w:rPr>
          <w:rFonts w:asciiTheme="minorHAnsi" w:hAnsiTheme="minorHAnsi" w:cstheme="minorHAnsi"/>
          <w:noProof/>
        </w:rPr>
        <w:drawing>
          <wp:inline distT="0" distB="0" distL="0" distR="0" wp14:anchorId="2BAF0E0C" wp14:editId="75BA9C6D">
            <wp:extent cx="612013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515360"/>
                    </a:xfrm>
                    <a:prstGeom prst="rect">
                      <a:avLst/>
                    </a:prstGeom>
                  </pic:spPr>
                </pic:pic>
              </a:graphicData>
            </a:graphic>
          </wp:inline>
        </w:drawing>
      </w:r>
    </w:p>
    <w:p w14:paraId="5B57C10F" w14:textId="77777777" w:rsidR="00CD5F95" w:rsidRPr="00A131FC" w:rsidRDefault="00CD5F95" w:rsidP="00B22149">
      <w:pPr>
        <w:spacing w:line="360" w:lineRule="auto"/>
        <w:jc w:val="both"/>
        <w:rPr>
          <w:rFonts w:asciiTheme="minorHAnsi" w:hAnsiTheme="minorHAnsi" w:cstheme="minorHAnsi"/>
          <w:i/>
        </w:rPr>
      </w:pPr>
    </w:p>
    <w:p w14:paraId="5096341D" w14:textId="77777777" w:rsidR="00CD5F95" w:rsidRPr="00A131FC" w:rsidRDefault="00CD5F95"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other </w:t>
      </w:r>
      <w:r w:rsidR="009A341F">
        <w:rPr>
          <w:rFonts w:asciiTheme="minorHAnsi" w:hAnsiTheme="minorHAnsi" w:cstheme="minorHAnsi"/>
          <w:i/>
          <w:sz w:val="24"/>
          <w:szCs w:val="24"/>
        </w:rPr>
        <w:t>piece</w:t>
      </w:r>
      <w:r w:rsidRPr="00A131FC">
        <w:rPr>
          <w:rFonts w:asciiTheme="minorHAnsi" w:hAnsiTheme="minorHAnsi" w:cstheme="minorHAnsi"/>
          <w:i/>
          <w:sz w:val="24"/>
          <w:szCs w:val="24"/>
        </w:rPr>
        <w:t xml:space="preserve"> of code explains how GetAll() or Validate() Methods calls the GetService() described before.”</w:t>
      </w:r>
    </w:p>
    <w:p w14:paraId="2D5A2A4E" w14:textId="77777777" w:rsidR="00022EFC" w:rsidRPr="00A131FC" w:rsidRDefault="00022EFC" w:rsidP="00B22149">
      <w:pPr>
        <w:spacing w:line="360" w:lineRule="auto"/>
        <w:jc w:val="both"/>
        <w:rPr>
          <w:rFonts w:asciiTheme="minorHAnsi" w:hAnsiTheme="minorHAnsi" w:cstheme="minorHAnsi"/>
          <w:sz w:val="24"/>
          <w:szCs w:val="24"/>
        </w:rPr>
      </w:pPr>
    </w:p>
    <w:p w14:paraId="7715D025" w14:textId="77777777" w:rsidR="007A33E2" w:rsidRPr="00A131FC" w:rsidRDefault="007A33E2" w:rsidP="00B22149">
      <w:pPr>
        <w:pStyle w:val="Heading3"/>
        <w:spacing w:line="360" w:lineRule="auto"/>
        <w:jc w:val="both"/>
        <w:rPr>
          <w:rFonts w:asciiTheme="minorHAnsi" w:hAnsiTheme="minorHAnsi" w:cstheme="minorHAnsi"/>
        </w:rPr>
      </w:pPr>
      <w:bookmarkStart w:id="33" w:name="_Toc46220581"/>
      <w:r w:rsidRPr="00A131FC">
        <w:rPr>
          <w:rFonts w:asciiTheme="minorHAnsi" w:hAnsiTheme="minorHAnsi" w:cstheme="minorHAnsi"/>
        </w:rPr>
        <w:t>3.3.5 Id</w:t>
      </w:r>
      <w:r w:rsidR="00B02CB6" w:rsidRPr="00A131FC">
        <w:rPr>
          <w:rFonts w:asciiTheme="minorHAnsi" w:hAnsiTheme="minorHAnsi" w:cstheme="minorHAnsi"/>
        </w:rPr>
        <w:t>ea</w:t>
      </w:r>
      <w:r w:rsidRPr="00A131FC">
        <w:rPr>
          <w:rFonts w:asciiTheme="minorHAnsi" w:hAnsiTheme="minorHAnsi" w:cstheme="minorHAnsi"/>
        </w:rPr>
        <w:t>.ERMT</w:t>
      </w:r>
      <w:bookmarkEnd w:id="33"/>
    </w:p>
    <w:p w14:paraId="1ADF052B" w14:textId="77777777" w:rsidR="00B93A51" w:rsidRPr="00A131FC" w:rsidRDefault="00B93A51" w:rsidP="00B22149">
      <w:pPr>
        <w:spacing w:line="360" w:lineRule="auto"/>
        <w:jc w:val="both"/>
        <w:rPr>
          <w:rFonts w:asciiTheme="minorHAnsi" w:hAnsiTheme="minorHAnsi" w:cstheme="minorHAnsi"/>
        </w:rPr>
      </w:pPr>
    </w:p>
    <w:p w14:paraId="78D6017C" w14:textId="77777777" w:rsidR="000D2643" w:rsidRPr="00A131FC" w:rsidRDefault="0034437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Idea.ERMT is the Client presentation code project</w:t>
      </w:r>
      <w:r w:rsidR="00B2481D" w:rsidRPr="00A131FC">
        <w:rPr>
          <w:rFonts w:asciiTheme="minorHAnsi" w:hAnsiTheme="minorHAnsi" w:cstheme="minorHAnsi"/>
          <w:sz w:val="24"/>
          <w:szCs w:val="24"/>
        </w:rPr>
        <w:t xml:space="preserve"> which connects directly to </w:t>
      </w:r>
      <w:r w:rsidR="000D2643" w:rsidRPr="00A131FC">
        <w:rPr>
          <w:rFonts w:asciiTheme="minorHAnsi" w:hAnsiTheme="minorHAnsi" w:cstheme="minorHAnsi"/>
          <w:sz w:val="24"/>
          <w:szCs w:val="24"/>
        </w:rPr>
        <w:t xml:space="preserve">one main </w:t>
      </w:r>
      <w:r w:rsidR="00B2481D" w:rsidRPr="00A131FC">
        <w:rPr>
          <w:rFonts w:asciiTheme="minorHAnsi" w:hAnsiTheme="minorHAnsi" w:cstheme="minorHAnsi"/>
          <w:sz w:val="24"/>
          <w:szCs w:val="24"/>
        </w:rPr>
        <w:t>Idea.Server</w:t>
      </w:r>
      <w:r w:rsidR="000D2643" w:rsidRPr="00A131FC">
        <w:rPr>
          <w:rFonts w:asciiTheme="minorHAnsi" w:hAnsiTheme="minorHAnsi" w:cstheme="minorHAnsi"/>
          <w:sz w:val="24"/>
          <w:szCs w:val="24"/>
        </w:rPr>
        <w:t xml:space="preserve"> service to </w:t>
      </w:r>
      <w:commentRangeStart w:id="34"/>
      <w:r w:rsidR="000D2643" w:rsidRPr="00A131FC">
        <w:rPr>
          <w:rFonts w:asciiTheme="minorHAnsi" w:hAnsiTheme="minorHAnsi" w:cstheme="minorHAnsi"/>
          <w:sz w:val="24"/>
          <w:szCs w:val="24"/>
        </w:rPr>
        <w:t xml:space="preserve">consume </w:t>
      </w:r>
      <w:commentRangeEnd w:id="34"/>
      <w:r w:rsidR="00312646">
        <w:rPr>
          <w:rStyle w:val="CommentReference"/>
        </w:rPr>
        <w:commentReference w:id="34"/>
      </w:r>
      <w:r w:rsidR="000D2643" w:rsidRPr="00A131FC">
        <w:rPr>
          <w:rFonts w:asciiTheme="minorHAnsi" w:hAnsiTheme="minorHAnsi" w:cstheme="minorHAnsi"/>
          <w:sz w:val="24"/>
          <w:szCs w:val="24"/>
        </w:rPr>
        <w:t>it</w:t>
      </w:r>
      <w:r w:rsidRPr="00A131FC">
        <w:rPr>
          <w:rFonts w:asciiTheme="minorHAnsi" w:hAnsiTheme="minorHAnsi" w:cstheme="minorHAnsi"/>
          <w:sz w:val="24"/>
          <w:szCs w:val="24"/>
        </w:rPr>
        <w:t>.</w:t>
      </w:r>
      <w:r w:rsidR="00B2481D" w:rsidRPr="00A131FC">
        <w:rPr>
          <w:rFonts w:asciiTheme="minorHAnsi" w:hAnsiTheme="minorHAnsi" w:cstheme="minorHAnsi"/>
          <w:sz w:val="24"/>
          <w:szCs w:val="24"/>
        </w:rPr>
        <w:t xml:space="preserve"> It is a Windows Desktop </w:t>
      </w:r>
      <w:r w:rsidR="000D2643" w:rsidRPr="00A131FC">
        <w:rPr>
          <w:rFonts w:asciiTheme="minorHAnsi" w:hAnsiTheme="minorHAnsi" w:cstheme="minorHAnsi"/>
          <w:sz w:val="24"/>
          <w:szCs w:val="24"/>
        </w:rPr>
        <w:t>Application</w:t>
      </w:r>
      <w:r w:rsidR="00B2481D" w:rsidRPr="00A131FC">
        <w:rPr>
          <w:rFonts w:asciiTheme="minorHAnsi" w:hAnsiTheme="minorHAnsi" w:cstheme="minorHAnsi"/>
          <w:sz w:val="24"/>
          <w:szCs w:val="24"/>
        </w:rPr>
        <w:t xml:space="preserve"> Project </w:t>
      </w:r>
      <w:r w:rsidR="000D2643" w:rsidRPr="00A131FC">
        <w:rPr>
          <w:rFonts w:asciiTheme="minorHAnsi" w:hAnsiTheme="minorHAnsi" w:cstheme="minorHAnsi"/>
          <w:sz w:val="24"/>
          <w:szCs w:val="24"/>
        </w:rPr>
        <w:t xml:space="preserve">which must be installed on every PC </w:t>
      </w:r>
      <w:ins w:id="35" w:author="Ingo Boltz" w:date="2020-08-03T19:13:00Z">
        <w:r w:rsidR="00312646">
          <w:rPr>
            <w:rFonts w:asciiTheme="minorHAnsi" w:hAnsiTheme="minorHAnsi" w:cstheme="minorHAnsi"/>
            <w:sz w:val="24"/>
            <w:szCs w:val="24"/>
          </w:rPr>
          <w:t xml:space="preserve">that is to act as a </w:t>
        </w:r>
      </w:ins>
      <w:del w:id="36" w:author="Ingo Boltz" w:date="2020-08-03T19:13:00Z">
        <w:r w:rsidR="000D2643" w:rsidRPr="00A131FC" w:rsidDel="00312646">
          <w:rPr>
            <w:rFonts w:asciiTheme="minorHAnsi" w:hAnsiTheme="minorHAnsi" w:cstheme="minorHAnsi"/>
            <w:sz w:val="24"/>
            <w:szCs w:val="24"/>
          </w:rPr>
          <w:delText xml:space="preserve">as many as </w:delText>
        </w:r>
      </w:del>
      <w:r w:rsidR="000D2643" w:rsidRPr="00A131FC">
        <w:rPr>
          <w:rFonts w:asciiTheme="minorHAnsi" w:hAnsiTheme="minorHAnsi" w:cstheme="minorHAnsi"/>
          <w:sz w:val="24"/>
          <w:szCs w:val="24"/>
        </w:rPr>
        <w:t>client</w:t>
      </w:r>
      <w:del w:id="37" w:author="Ingo Boltz" w:date="2020-08-03T19:13:00Z">
        <w:r w:rsidR="000D2643" w:rsidRPr="00A131FC" w:rsidDel="00312646">
          <w:rPr>
            <w:rFonts w:asciiTheme="minorHAnsi" w:hAnsiTheme="minorHAnsi" w:cstheme="minorHAnsi"/>
            <w:sz w:val="24"/>
            <w:szCs w:val="24"/>
          </w:rPr>
          <w:delText xml:space="preserve"> application wants</w:delText>
        </w:r>
      </w:del>
      <w:r w:rsidR="000D2643" w:rsidRPr="00A131FC">
        <w:rPr>
          <w:rFonts w:asciiTheme="minorHAnsi" w:hAnsiTheme="minorHAnsi" w:cstheme="minorHAnsi"/>
          <w:sz w:val="24"/>
          <w:szCs w:val="24"/>
        </w:rPr>
        <w:t xml:space="preserve">. </w:t>
      </w:r>
      <w:r w:rsidR="00B2481D" w:rsidRPr="00A131FC">
        <w:rPr>
          <w:rFonts w:asciiTheme="minorHAnsi" w:hAnsiTheme="minorHAnsi" w:cstheme="minorHAnsi"/>
          <w:sz w:val="24"/>
          <w:szCs w:val="24"/>
        </w:rPr>
        <w:t xml:space="preserve">  </w:t>
      </w:r>
    </w:p>
    <w:p w14:paraId="4503DB1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 this section we are going to describe the most important folder structure of the project.</w:t>
      </w:r>
    </w:p>
    <w:p w14:paraId="3FF91B09" w14:textId="77777777" w:rsidR="000D2643" w:rsidRPr="00A131FC" w:rsidRDefault="000D2643" w:rsidP="00B22149">
      <w:pPr>
        <w:spacing w:line="360" w:lineRule="auto"/>
        <w:jc w:val="both"/>
        <w:rPr>
          <w:rFonts w:asciiTheme="minorHAnsi" w:hAnsiTheme="minorHAnsi" w:cstheme="minorHAnsi"/>
          <w:sz w:val="24"/>
          <w:szCs w:val="24"/>
        </w:rPr>
      </w:pPr>
    </w:p>
    <w:p w14:paraId="528EF0A6" w14:textId="77777777" w:rsidR="000D2643" w:rsidRPr="00A131FC" w:rsidRDefault="000D2643"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30FF909" wp14:editId="66D1966C">
            <wp:extent cx="2400300" cy="323657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4800" cy="3242642"/>
                    </a:xfrm>
                    <a:prstGeom prst="rect">
                      <a:avLst/>
                    </a:prstGeom>
                  </pic:spPr>
                </pic:pic>
              </a:graphicData>
            </a:graphic>
          </wp:inline>
        </w:drawing>
      </w:r>
    </w:p>
    <w:p w14:paraId="50B2FBFA" w14:textId="77777777" w:rsidR="000D2643" w:rsidRPr="00A131FC" w:rsidRDefault="000D2643" w:rsidP="00B22149">
      <w:pPr>
        <w:spacing w:line="360" w:lineRule="auto"/>
        <w:jc w:val="both"/>
        <w:rPr>
          <w:rFonts w:asciiTheme="minorHAnsi" w:hAnsiTheme="minorHAnsi" w:cstheme="minorHAnsi"/>
          <w:sz w:val="24"/>
          <w:szCs w:val="24"/>
        </w:rPr>
      </w:pPr>
    </w:p>
    <w:p w14:paraId="7D798055"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“Classes” folder was created to separate main context functionality from rest of the project. It contains manager classes and cache control classes.</w:t>
      </w:r>
    </w:p>
    <w:p w14:paraId="393D26E7" w14:textId="77777777" w:rsidR="000D2643" w:rsidRPr="00A131FC" w:rsidRDefault="000D2643" w:rsidP="00B22149">
      <w:pPr>
        <w:spacing w:line="360" w:lineRule="auto"/>
        <w:jc w:val="both"/>
        <w:rPr>
          <w:rFonts w:asciiTheme="minorHAnsi" w:hAnsiTheme="minorHAnsi" w:cstheme="minorHAnsi"/>
          <w:sz w:val="24"/>
          <w:szCs w:val="24"/>
        </w:rPr>
      </w:pPr>
    </w:p>
    <w:p w14:paraId="7A0A46A7"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w:t>
      </w:r>
      <w:r w:rsidR="00323C51" w:rsidRPr="00A131FC">
        <w:rPr>
          <w:rFonts w:asciiTheme="minorHAnsi" w:hAnsiTheme="minorHAnsi" w:cstheme="minorHAnsi"/>
          <w:sz w:val="24"/>
          <w:szCs w:val="24"/>
        </w:rPr>
        <w:t>Resourc</w:t>
      </w:r>
      <w:r w:rsidRPr="00A131FC">
        <w:rPr>
          <w:rFonts w:asciiTheme="minorHAnsi" w:hAnsiTheme="minorHAnsi" w:cstheme="minorHAnsi"/>
          <w:sz w:val="24"/>
          <w:szCs w:val="24"/>
        </w:rPr>
        <w:t>es” folder has images to be used on the project.</w:t>
      </w:r>
    </w:p>
    <w:p w14:paraId="77457398" w14:textId="77777777" w:rsidR="000D2643" w:rsidRPr="00A131FC" w:rsidRDefault="000D2643" w:rsidP="00B22149">
      <w:pPr>
        <w:spacing w:line="360" w:lineRule="auto"/>
        <w:jc w:val="both"/>
        <w:rPr>
          <w:rFonts w:asciiTheme="minorHAnsi" w:hAnsiTheme="minorHAnsi" w:cstheme="minorHAnsi"/>
          <w:sz w:val="24"/>
          <w:szCs w:val="24"/>
        </w:rPr>
      </w:pPr>
    </w:p>
    <w:p w14:paraId="3E708308"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“UserControls” folder as the name </w:t>
      </w:r>
      <w:del w:id="38" w:author="Ingo Boltz" w:date="2020-08-03T19:14:00Z">
        <w:r w:rsidRPr="00A131FC" w:rsidDel="00312646">
          <w:rPr>
            <w:rFonts w:asciiTheme="minorHAnsi" w:hAnsiTheme="minorHAnsi" w:cstheme="minorHAnsi"/>
            <w:sz w:val="24"/>
            <w:szCs w:val="24"/>
          </w:rPr>
          <w:delText>says it</w:delText>
        </w:r>
      </w:del>
      <w:ins w:id="39" w:author="Ingo Boltz" w:date="2020-08-03T19:14:00Z">
        <w:r w:rsidR="00312646">
          <w:rPr>
            <w:rFonts w:asciiTheme="minorHAnsi" w:hAnsiTheme="minorHAnsi" w:cstheme="minorHAnsi"/>
            <w:sz w:val="24"/>
            <w:szCs w:val="24"/>
          </w:rPr>
          <w:t>indicates</w:t>
        </w:r>
      </w:ins>
      <w:r w:rsidRPr="00A131FC">
        <w:rPr>
          <w:rFonts w:asciiTheme="minorHAnsi" w:hAnsiTheme="minorHAnsi" w:cstheme="minorHAnsi"/>
          <w:sz w:val="24"/>
          <w:szCs w:val="24"/>
        </w:rPr>
        <w:t xml:space="preserve"> contains windows desktop usercontrols that are being loaded on each view of the application. It is structured with subfolders like:</w:t>
      </w:r>
    </w:p>
    <w:p w14:paraId="7D5FAAA3"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5A221C29"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1184AA5E" wp14:editId="298898AA">
            <wp:extent cx="2515790"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164" cy="3250617"/>
                    </a:xfrm>
                    <a:prstGeom prst="rect">
                      <a:avLst/>
                    </a:prstGeom>
                  </pic:spPr>
                </pic:pic>
              </a:graphicData>
            </a:graphic>
          </wp:inline>
        </w:drawing>
      </w:r>
    </w:p>
    <w:p w14:paraId="699F2EED"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lastRenderedPageBreak/>
        <w:tab/>
      </w:r>
    </w:p>
    <w:p w14:paraId="1AD838BB"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t>As an example we can describe the principal usercontrol “RiskMapping” which reside into “Map” subfolder.</w:t>
      </w:r>
    </w:p>
    <w:p w14:paraId="7405105C" w14:textId="77777777" w:rsidR="000D2643" w:rsidRPr="00A131FC" w:rsidRDefault="000D2643" w:rsidP="00B22149">
      <w:pPr>
        <w:spacing w:line="360" w:lineRule="auto"/>
        <w:jc w:val="both"/>
        <w:rPr>
          <w:rFonts w:asciiTheme="minorHAnsi" w:hAnsiTheme="minorHAnsi" w:cstheme="minorHAnsi"/>
          <w:sz w:val="24"/>
          <w:szCs w:val="24"/>
        </w:rPr>
      </w:pPr>
    </w:p>
    <w:p w14:paraId="01517CA2" w14:textId="77777777" w:rsidR="000D2643" w:rsidRPr="00A131FC" w:rsidRDefault="000D2643" w:rsidP="00B22149">
      <w:pPr>
        <w:spacing w:line="360" w:lineRule="auto"/>
        <w:jc w:val="both"/>
        <w:rPr>
          <w:rFonts w:asciiTheme="minorHAnsi" w:hAnsiTheme="minorHAnsi" w:cstheme="minorHAnsi"/>
          <w:sz w:val="24"/>
          <w:szCs w:val="24"/>
        </w:rPr>
      </w:pPr>
    </w:p>
    <w:p w14:paraId="2E26F2D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7855744B" wp14:editId="015B467A">
            <wp:extent cx="6120130" cy="427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270375"/>
                    </a:xfrm>
                    <a:prstGeom prst="rect">
                      <a:avLst/>
                    </a:prstGeom>
                  </pic:spPr>
                </pic:pic>
              </a:graphicData>
            </a:graphic>
          </wp:inline>
        </w:drawing>
      </w:r>
    </w:p>
    <w:p w14:paraId="273F37D1" w14:textId="77777777" w:rsidR="000D2643" w:rsidRPr="00A131FC" w:rsidRDefault="000D2643" w:rsidP="00B22149">
      <w:pPr>
        <w:spacing w:line="360" w:lineRule="auto"/>
        <w:jc w:val="both"/>
        <w:rPr>
          <w:rFonts w:asciiTheme="minorHAnsi" w:hAnsiTheme="minorHAnsi" w:cstheme="minorHAnsi"/>
          <w:sz w:val="24"/>
          <w:szCs w:val="24"/>
        </w:rPr>
      </w:pPr>
    </w:p>
    <w:p w14:paraId="3F4D08C2" w14:textId="77777777" w:rsidR="000D2643" w:rsidRPr="00A131FC" w:rsidRDefault="000D264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724B5E">
        <w:rPr>
          <w:rFonts w:asciiTheme="minorHAnsi" w:hAnsiTheme="minorHAnsi" w:cstheme="minorHAnsi"/>
          <w:i/>
          <w:sz w:val="24"/>
          <w:szCs w:val="24"/>
        </w:rPr>
        <w:t>I</w:t>
      </w:r>
      <w:r w:rsidRPr="00A131FC">
        <w:rPr>
          <w:rFonts w:asciiTheme="minorHAnsi" w:hAnsiTheme="minorHAnsi" w:cstheme="minorHAnsi"/>
          <w:i/>
          <w:sz w:val="24"/>
          <w:szCs w:val="24"/>
        </w:rPr>
        <w:t>n this example we can see how RiskMapping is calling RegionHelper class from Idea.Facade which load</w:t>
      </w:r>
      <w:ins w:id="40" w:author="Ingo Boltz" w:date="2020-08-03T19:14: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service and return</w:t>
      </w:r>
      <w:ins w:id="41" w:author="Ingo Boltz" w:date="2020-08-03T19:14: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required result.”</w:t>
      </w:r>
    </w:p>
    <w:p w14:paraId="0955C2AC" w14:textId="77777777" w:rsidR="000D2643" w:rsidRPr="00A131FC" w:rsidRDefault="000D2643" w:rsidP="00B22149">
      <w:pPr>
        <w:spacing w:line="360" w:lineRule="auto"/>
        <w:jc w:val="both"/>
        <w:rPr>
          <w:rFonts w:asciiTheme="minorHAnsi" w:hAnsiTheme="minorHAnsi" w:cstheme="minorHAnsi"/>
          <w:sz w:val="24"/>
          <w:szCs w:val="24"/>
        </w:rPr>
      </w:pPr>
    </w:p>
    <w:p w14:paraId="3A1A0784" w14:textId="77777777" w:rsidR="00034205" w:rsidRPr="00A131FC" w:rsidRDefault="007A33E2" w:rsidP="00B22149">
      <w:pPr>
        <w:pStyle w:val="Heading3"/>
        <w:spacing w:line="360" w:lineRule="auto"/>
        <w:jc w:val="both"/>
        <w:rPr>
          <w:rFonts w:asciiTheme="minorHAnsi" w:hAnsiTheme="minorHAnsi" w:cstheme="minorHAnsi"/>
        </w:rPr>
      </w:pPr>
      <w:bookmarkStart w:id="42" w:name="_Toc46220582"/>
      <w:r w:rsidRPr="00A131FC">
        <w:rPr>
          <w:rFonts w:asciiTheme="minorHAnsi" w:hAnsiTheme="minorHAnsi" w:cstheme="minorHAnsi"/>
        </w:rPr>
        <w:t>3.3.6 Id</w:t>
      </w:r>
      <w:r w:rsidR="00B02CB6" w:rsidRPr="00A131FC">
        <w:rPr>
          <w:rFonts w:asciiTheme="minorHAnsi" w:hAnsiTheme="minorHAnsi" w:cstheme="minorHAnsi"/>
        </w:rPr>
        <w:t>ea</w:t>
      </w:r>
      <w:r w:rsidRPr="00A131FC">
        <w:rPr>
          <w:rFonts w:asciiTheme="minorHAnsi" w:hAnsiTheme="minorHAnsi" w:cstheme="minorHAnsi"/>
        </w:rPr>
        <w:t>.Server</w:t>
      </w:r>
      <w:bookmarkEnd w:id="42"/>
    </w:p>
    <w:p w14:paraId="139F344A" w14:textId="77777777" w:rsidR="007A33E2" w:rsidRPr="00A131FC" w:rsidRDefault="007A33E2" w:rsidP="00B22149">
      <w:pPr>
        <w:spacing w:line="360" w:lineRule="auto"/>
        <w:jc w:val="both"/>
        <w:rPr>
          <w:rFonts w:asciiTheme="minorHAnsi" w:hAnsiTheme="minorHAnsi" w:cstheme="minorHAnsi"/>
          <w:sz w:val="24"/>
          <w:szCs w:val="24"/>
        </w:rPr>
      </w:pPr>
    </w:p>
    <w:p w14:paraId="5DA5AC7C" w14:textId="77777777" w:rsidR="007409A2" w:rsidRPr="00A131FC" w:rsidRDefault="007A7905"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sz w:val="24"/>
          <w:szCs w:val="24"/>
        </w:rPr>
        <w:t xml:space="preserve">Idea.Server </w:t>
      </w:r>
      <w:r w:rsidR="007409A2" w:rsidRPr="00A131FC">
        <w:rPr>
          <w:rFonts w:asciiTheme="minorHAnsi" w:hAnsiTheme="minorHAnsi" w:cstheme="minorHAnsi"/>
          <w:sz w:val="24"/>
          <w:szCs w:val="24"/>
        </w:rPr>
        <w:t>is the library that will accept every client that</w:t>
      </w:r>
      <w:r w:rsidR="00724B5E">
        <w:rPr>
          <w:rFonts w:asciiTheme="minorHAnsi" w:hAnsiTheme="minorHAnsi" w:cstheme="minorHAnsi"/>
          <w:sz w:val="24"/>
          <w:szCs w:val="24"/>
        </w:rPr>
        <w:t xml:space="preserve"> tries</w:t>
      </w:r>
      <w:r w:rsidR="007409A2" w:rsidRPr="00A131FC">
        <w:rPr>
          <w:rFonts w:asciiTheme="minorHAnsi" w:hAnsiTheme="minorHAnsi" w:cstheme="minorHAnsi"/>
          <w:sz w:val="24"/>
          <w:szCs w:val="24"/>
        </w:rPr>
        <w:t xml:space="preserve"> to </w:t>
      </w:r>
      <w:r w:rsidR="00957517" w:rsidRPr="00A131FC">
        <w:rPr>
          <w:rFonts w:asciiTheme="minorHAnsi" w:hAnsiTheme="minorHAnsi" w:cstheme="minorHAnsi"/>
          <w:sz w:val="24"/>
          <w:szCs w:val="24"/>
        </w:rPr>
        <w:t>connect</w:t>
      </w:r>
      <w:r w:rsidR="007409A2" w:rsidRPr="00A131FC">
        <w:rPr>
          <w:rFonts w:asciiTheme="minorHAnsi" w:hAnsiTheme="minorHAnsi" w:cstheme="minorHAnsi"/>
          <w:sz w:val="24"/>
          <w:szCs w:val="24"/>
        </w:rPr>
        <w:t xml:space="preserve">. It will serve each client with </w:t>
      </w:r>
      <w:r w:rsidR="00957517" w:rsidRPr="00A131FC">
        <w:rPr>
          <w:rFonts w:asciiTheme="minorHAnsi" w:hAnsiTheme="minorHAnsi" w:cstheme="minorHAnsi"/>
          <w:sz w:val="24"/>
          <w:szCs w:val="24"/>
        </w:rPr>
        <w:t>business</w:t>
      </w:r>
      <w:r w:rsidR="007409A2" w:rsidRPr="00A131FC">
        <w:rPr>
          <w:rFonts w:asciiTheme="minorHAnsi" w:hAnsiTheme="minorHAnsi" w:cstheme="minorHAnsi"/>
          <w:sz w:val="24"/>
          <w:szCs w:val="24"/>
        </w:rPr>
        <w:t xml:space="preserve"> data to </w:t>
      </w:r>
      <w:r w:rsidR="00F054DB">
        <w:rPr>
          <w:rFonts w:asciiTheme="minorHAnsi" w:hAnsiTheme="minorHAnsi" w:cstheme="minorHAnsi"/>
          <w:sz w:val="24"/>
          <w:szCs w:val="24"/>
        </w:rPr>
        <w:t>allow the</w:t>
      </w:r>
      <w:r w:rsidR="007409A2" w:rsidRPr="00A131FC">
        <w:rPr>
          <w:rFonts w:asciiTheme="minorHAnsi" w:hAnsiTheme="minorHAnsi" w:cstheme="minorHAnsi"/>
          <w:sz w:val="24"/>
          <w:szCs w:val="24"/>
        </w:rPr>
        <w:t xml:space="preserve"> client </w:t>
      </w:r>
      <w:r w:rsidR="00F054DB">
        <w:rPr>
          <w:rFonts w:asciiTheme="minorHAnsi" w:hAnsiTheme="minorHAnsi" w:cstheme="minorHAnsi"/>
          <w:sz w:val="24"/>
          <w:szCs w:val="24"/>
        </w:rPr>
        <w:t xml:space="preserve">to </w:t>
      </w:r>
      <w:r w:rsidR="007409A2" w:rsidRPr="00A131FC">
        <w:rPr>
          <w:rFonts w:asciiTheme="minorHAnsi" w:hAnsiTheme="minorHAnsi" w:cstheme="minorHAnsi"/>
          <w:sz w:val="24"/>
          <w:szCs w:val="24"/>
        </w:rPr>
        <w:t xml:space="preserve">transform it and </w:t>
      </w:r>
      <w:del w:id="43" w:author="Ingo Boltz" w:date="2020-08-03T19:14:00Z">
        <w:r w:rsidR="007409A2" w:rsidRPr="00A131FC" w:rsidDel="00312646">
          <w:rPr>
            <w:rFonts w:asciiTheme="minorHAnsi" w:hAnsiTheme="minorHAnsi" w:cstheme="minorHAnsi"/>
            <w:sz w:val="24"/>
            <w:szCs w:val="24"/>
          </w:rPr>
          <w:delText xml:space="preserve">show </w:delText>
        </w:r>
      </w:del>
      <w:ins w:id="44" w:author="Ingo Boltz" w:date="2020-08-03T19:14:00Z">
        <w:r w:rsidR="00312646">
          <w:rPr>
            <w:rFonts w:asciiTheme="minorHAnsi" w:hAnsiTheme="minorHAnsi" w:cstheme="minorHAnsi"/>
            <w:sz w:val="24"/>
            <w:szCs w:val="24"/>
          </w:rPr>
          <w:t>display it</w:t>
        </w:r>
        <w:r w:rsidR="00312646" w:rsidRPr="00A131FC">
          <w:rPr>
            <w:rFonts w:asciiTheme="minorHAnsi" w:hAnsiTheme="minorHAnsi" w:cstheme="minorHAnsi"/>
            <w:sz w:val="24"/>
            <w:szCs w:val="24"/>
          </w:rPr>
          <w:t xml:space="preserve"> </w:t>
        </w:r>
      </w:ins>
      <w:del w:id="45" w:author="Ingo Boltz" w:date="2020-08-03T19:15:00Z">
        <w:r w:rsidR="007409A2" w:rsidRPr="00A131FC" w:rsidDel="00312646">
          <w:rPr>
            <w:rFonts w:asciiTheme="minorHAnsi" w:hAnsiTheme="minorHAnsi" w:cstheme="minorHAnsi"/>
            <w:sz w:val="24"/>
            <w:szCs w:val="24"/>
          </w:rPr>
          <w:delText xml:space="preserve">on </w:delText>
        </w:r>
      </w:del>
      <w:ins w:id="46" w:author="Ingo Boltz" w:date="2020-08-03T19:15:00Z">
        <w:r w:rsidR="00312646">
          <w:rPr>
            <w:rFonts w:asciiTheme="minorHAnsi" w:hAnsiTheme="minorHAnsi" w:cstheme="minorHAnsi"/>
            <w:sz w:val="24"/>
            <w:szCs w:val="24"/>
          </w:rPr>
          <w:t>in</w:t>
        </w:r>
        <w:r w:rsidR="00312646" w:rsidRPr="00A131FC">
          <w:rPr>
            <w:rFonts w:asciiTheme="minorHAnsi" w:hAnsiTheme="minorHAnsi" w:cstheme="minorHAnsi"/>
            <w:sz w:val="24"/>
            <w:szCs w:val="24"/>
          </w:rPr>
          <w:t xml:space="preserve"> </w:t>
        </w:r>
      </w:ins>
      <w:r w:rsidR="007409A2" w:rsidRPr="00A131FC">
        <w:rPr>
          <w:rFonts w:asciiTheme="minorHAnsi" w:hAnsiTheme="minorHAnsi" w:cstheme="minorHAnsi"/>
          <w:sz w:val="24"/>
          <w:szCs w:val="24"/>
        </w:rPr>
        <w:t xml:space="preserve">the application. </w:t>
      </w:r>
    </w:p>
    <w:p w14:paraId="37D6F454" w14:textId="77777777" w:rsidR="00BC1D0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That library </w:t>
      </w:r>
      <w:r w:rsidR="007A7905" w:rsidRPr="00A131FC">
        <w:rPr>
          <w:rFonts w:asciiTheme="minorHAnsi" w:hAnsiTheme="minorHAnsi" w:cstheme="minorHAnsi"/>
          <w:sz w:val="24"/>
          <w:szCs w:val="24"/>
        </w:rPr>
        <w:t>contain</w:t>
      </w:r>
      <w:r w:rsidR="009816C4" w:rsidRPr="00A131FC">
        <w:rPr>
          <w:rFonts w:asciiTheme="minorHAnsi" w:hAnsiTheme="minorHAnsi" w:cstheme="minorHAnsi"/>
          <w:sz w:val="24"/>
          <w:szCs w:val="24"/>
        </w:rPr>
        <w:t xml:space="preserve">s all the classes that </w:t>
      </w:r>
      <w:proofErr w:type="spellStart"/>
      <w:r w:rsidR="009816C4" w:rsidRPr="00A131FC">
        <w:rPr>
          <w:rFonts w:asciiTheme="minorHAnsi" w:hAnsiTheme="minorHAnsi" w:cstheme="minorHAnsi"/>
          <w:sz w:val="24"/>
          <w:szCs w:val="24"/>
        </w:rPr>
        <w:t>Idea.ERMT</w:t>
      </w:r>
      <w:proofErr w:type="spellEnd"/>
      <w:r w:rsidR="009816C4" w:rsidRPr="00A131FC">
        <w:rPr>
          <w:rFonts w:asciiTheme="minorHAnsi" w:hAnsiTheme="minorHAnsi" w:cstheme="minorHAnsi"/>
          <w:sz w:val="24"/>
          <w:szCs w:val="24"/>
        </w:rPr>
        <w:t xml:space="preserve"> would </w:t>
      </w:r>
      <w:commentRangeStart w:id="47"/>
      <w:r w:rsidR="009816C4" w:rsidRPr="00A131FC">
        <w:rPr>
          <w:rFonts w:asciiTheme="minorHAnsi" w:hAnsiTheme="minorHAnsi" w:cstheme="minorHAnsi"/>
          <w:sz w:val="24"/>
          <w:szCs w:val="24"/>
        </w:rPr>
        <w:t>consume</w:t>
      </w:r>
      <w:commentRangeEnd w:id="47"/>
      <w:r w:rsidR="00312646">
        <w:rPr>
          <w:rStyle w:val="CommentReference"/>
        </w:rPr>
        <w:commentReference w:id="47"/>
      </w:r>
      <w:r w:rsidR="009816C4" w:rsidRPr="00A131FC">
        <w:rPr>
          <w:rFonts w:asciiTheme="minorHAnsi" w:hAnsiTheme="minorHAnsi" w:cstheme="minorHAnsi"/>
          <w:sz w:val="24"/>
          <w:szCs w:val="24"/>
        </w:rPr>
        <w:t>.</w:t>
      </w:r>
      <w:r w:rsidR="007A7905" w:rsidRPr="00A131FC">
        <w:rPr>
          <w:rFonts w:asciiTheme="minorHAnsi" w:hAnsiTheme="minorHAnsi" w:cstheme="minorHAnsi"/>
          <w:sz w:val="24"/>
          <w:szCs w:val="24"/>
        </w:rPr>
        <w:t xml:space="preserve"> </w:t>
      </w:r>
      <w:r w:rsidR="009816C4" w:rsidRPr="00A131FC">
        <w:rPr>
          <w:rFonts w:asciiTheme="minorHAnsi" w:hAnsiTheme="minorHAnsi" w:cstheme="minorHAnsi"/>
          <w:sz w:val="24"/>
          <w:szCs w:val="24"/>
        </w:rPr>
        <w:t>Each class</w:t>
      </w:r>
      <w:del w:id="48" w:author="Ingo Boltz" w:date="2020-08-03T19:15:00Z">
        <w:r w:rsidRPr="00A131FC" w:rsidDel="00312646">
          <w:rPr>
            <w:rFonts w:asciiTheme="minorHAnsi" w:hAnsiTheme="minorHAnsi" w:cstheme="minorHAnsi"/>
            <w:sz w:val="24"/>
            <w:szCs w:val="24"/>
          </w:rPr>
          <w:delText>es</w:delText>
        </w:r>
      </w:del>
      <w:r w:rsidR="009816C4" w:rsidRPr="00A131FC">
        <w:rPr>
          <w:rFonts w:asciiTheme="minorHAnsi" w:hAnsiTheme="minorHAnsi" w:cstheme="minorHAnsi"/>
          <w:sz w:val="24"/>
          <w:szCs w:val="24"/>
        </w:rPr>
        <w:t xml:space="preserve"> contains basic methods like CRUD, listing methods and </w:t>
      </w:r>
      <w:r w:rsidRPr="00A131FC">
        <w:rPr>
          <w:rFonts w:asciiTheme="minorHAnsi" w:hAnsiTheme="minorHAnsi" w:cstheme="minorHAnsi"/>
          <w:sz w:val="24"/>
          <w:szCs w:val="24"/>
        </w:rPr>
        <w:t xml:space="preserve">a variety of methods and properties. </w:t>
      </w:r>
      <w:r w:rsidR="009816C4" w:rsidRPr="00A131FC">
        <w:rPr>
          <w:rFonts w:asciiTheme="minorHAnsi" w:hAnsiTheme="minorHAnsi" w:cstheme="minorHAnsi"/>
          <w:sz w:val="24"/>
          <w:szCs w:val="24"/>
        </w:rPr>
        <w:t xml:space="preserve">Most of those classes inherit from </w:t>
      </w:r>
      <w:r w:rsidRPr="00A131FC">
        <w:rPr>
          <w:rFonts w:asciiTheme="minorHAnsi" w:hAnsiTheme="minorHAnsi" w:cstheme="minorHAnsi"/>
          <w:sz w:val="24"/>
          <w:szCs w:val="24"/>
        </w:rPr>
        <w:t>an interface class</w:t>
      </w:r>
      <w:r w:rsidR="009816C4" w:rsidRPr="00A131FC">
        <w:rPr>
          <w:rFonts w:asciiTheme="minorHAnsi" w:hAnsiTheme="minorHAnsi" w:cstheme="minorHAnsi"/>
          <w:sz w:val="24"/>
          <w:szCs w:val="24"/>
        </w:rPr>
        <w:t xml:space="preserve"> which </w:t>
      </w:r>
      <w:r w:rsidRPr="00A131FC">
        <w:rPr>
          <w:rFonts w:asciiTheme="minorHAnsi" w:hAnsiTheme="minorHAnsi" w:cstheme="minorHAnsi"/>
          <w:sz w:val="24"/>
          <w:szCs w:val="24"/>
        </w:rPr>
        <w:t>declare the contract definition for the WCF communication between client and server</w:t>
      </w:r>
      <w:r w:rsidR="009816C4" w:rsidRPr="00A131FC">
        <w:rPr>
          <w:rFonts w:asciiTheme="minorHAnsi" w:hAnsiTheme="minorHAnsi" w:cstheme="minorHAnsi"/>
          <w:sz w:val="24"/>
          <w:szCs w:val="24"/>
        </w:rPr>
        <w:t xml:space="preserve">. </w:t>
      </w:r>
    </w:p>
    <w:p w14:paraId="4C6807D7" w14:textId="77777777" w:rsidR="007409A2" w:rsidRPr="00A131FC" w:rsidRDefault="007409A2" w:rsidP="00B22149">
      <w:pPr>
        <w:spacing w:line="360" w:lineRule="auto"/>
        <w:jc w:val="both"/>
        <w:rPr>
          <w:rFonts w:asciiTheme="minorHAnsi" w:hAnsiTheme="minorHAnsi" w:cstheme="minorHAnsi"/>
          <w:sz w:val="24"/>
          <w:szCs w:val="24"/>
        </w:rPr>
      </w:pPr>
    </w:p>
    <w:p w14:paraId="4E01AE54" w14:textId="77777777" w:rsidR="007409A2" w:rsidRPr="00A131FC" w:rsidRDefault="007409A2" w:rsidP="00B22149">
      <w:pPr>
        <w:spacing w:line="360" w:lineRule="auto"/>
        <w:jc w:val="both"/>
        <w:rPr>
          <w:rFonts w:asciiTheme="minorHAnsi" w:hAnsiTheme="minorHAnsi" w:cstheme="minorHAnsi"/>
          <w:sz w:val="24"/>
          <w:szCs w:val="24"/>
        </w:rPr>
      </w:pPr>
    </w:p>
    <w:p w14:paraId="3189A395" w14:textId="77777777" w:rsidR="007409A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5AB7915" wp14:editId="3E50EE66">
            <wp:extent cx="6120130" cy="3722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22370"/>
                    </a:xfrm>
                    <a:prstGeom prst="rect">
                      <a:avLst/>
                    </a:prstGeom>
                  </pic:spPr>
                </pic:pic>
              </a:graphicData>
            </a:graphic>
          </wp:inline>
        </w:drawing>
      </w:r>
    </w:p>
    <w:p w14:paraId="08556785" w14:textId="77777777" w:rsidR="00BC1D02" w:rsidRPr="00A131FC" w:rsidRDefault="00BC1D02" w:rsidP="00B22149">
      <w:pPr>
        <w:spacing w:line="360" w:lineRule="auto"/>
        <w:jc w:val="both"/>
        <w:rPr>
          <w:rFonts w:asciiTheme="minorHAnsi" w:hAnsiTheme="minorHAnsi" w:cstheme="minorHAnsi"/>
          <w:sz w:val="24"/>
          <w:szCs w:val="24"/>
        </w:rPr>
      </w:pPr>
    </w:p>
    <w:p w14:paraId="4F710B5E" w14:textId="77777777" w:rsidR="002D3A2C" w:rsidRPr="00A131FC" w:rsidRDefault="00F054DB"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49" w:name="_Toc46220583"/>
      <w:r w:rsidR="00B96ABD" w:rsidRPr="00A131FC">
        <w:rPr>
          <w:rFonts w:asciiTheme="minorHAnsi" w:hAnsiTheme="minorHAnsi" w:cstheme="minorHAnsi"/>
          <w:sz w:val="28"/>
          <w:szCs w:val="28"/>
        </w:rPr>
        <w:t>Other Projects</w:t>
      </w:r>
      <w:bookmarkEnd w:id="49"/>
    </w:p>
    <w:p w14:paraId="3ECDFBE0" w14:textId="77777777" w:rsidR="00770712" w:rsidRPr="00A131FC" w:rsidRDefault="00770712" w:rsidP="00B22149">
      <w:pPr>
        <w:spacing w:line="360" w:lineRule="auto"/>
        <w:jc w:val="both"/>
        <w:rPr>
          <w:rFonts w:asciiTheme="minorHAnsi" w:hAnsiTheme="minorHAnsi" w:cstheme="minorHAnsi"/>
        </w:rPr>
      </w:pPr>
    </w:p>
    <w:p w14:paraId="7F449B56" w14:textId="77777777" w:rsidR="007409A2" w:rsidRPr="00A131FC" w:rsidRDefault="00F054DB" w:rsidP="00B22149">
      <w:pPr>
        <w:spacing w:line="360" w:lineRule="auto"/>
        <w:ind w:left="900"/>
        <w:jc w:val="both"/>
        <w:rPr>
          <w:rFonts w:asciiTheme="minorHAnsi" w:hAnsiTheme="minorHAnsi" w:cstheme="minorHAnsi"/>
          <w:sz w:val="24"/>
          <w:szCs w:val="24"/>
        </w:rPr>
      </w:pPr>
      <w:r>
        <w:rPr>
          <w:rFonts w:asciiTheme="minorHAnsi" w:hAnsiTheme="minorHAnsi" w:cstheme="minorHAnsi"/>
          <w:sz w:val="24"/>
          <w:szCs w:val="24"/>
        </w:rPr>
        <w:t>I</w:t>
      </w:r>
      <w:r w:rsidR="007409A2" w:rsidRPr="00A131FC">
        <w:rPr>
          <w:rFonts w:asciiTheme="minorHAnsi" w:hAnsiTheme="minorHAnsi" w:cstheme="minorHAnsi"/>
          <w:sz w:val="24"/>
          <w:szCs w:val="24"/>
        </w:rPr>
        <w:t xml:space="preserve">n this section we are going to describe in a general </w:t>
      </w:r>
      <w:r>
        <w:rPr>
          <w:rFonts w:asciiTheme="minorHAnsi" w:hAnsiTheme="minorHAnsi" w:cstheme="minorHAnsi"/>
          <w:sz w:val="24"/>
          <w:szCs w:val="24"/>
        </w:rPr>
        <w:t>way</w:t>
      </w:r>
      <w:r w:rsidR="007409A2" w:rsidRPr="00A131FC">
        <w:rPr>
          <w:rFonts w:asciiTheme="minorHAnsi" w:hAnsiTheme="minorHAnsi" w:cstheme="minorHAnsi"/>
          <w:sz w:val="24"/>
          <w:szCs w:val="24"/>
        </w:rPr>
        <w:t xml:space="preserve"> </w:t>
      </w:r>
      <w:r w:rsidR="005100DD" w:rsidRPr="00A131FC">
        <w:rPr>
          <w:rFonts w:asciiTheme="minorHAnsi" w:hAnsiTheme="minorHAnsi" w:cstheme="minorHAnsi"/>
          <w:sz w:val="24"/>
          <w:szCs w:val="24"/>
        </w:rPr>
        <w:t xml:space="preserve">all other projects </w:t>
      </w:r>
      <w:del w:id="50" w:author="Ingo Boltz" w:date="2020-08-03T19:15:00Z">
        <w:r w:rsidR="005100DD" w:rsidRPr="00A131FC" w:rsidDel="00312646">
          <w:rPr>
            <w:rFonts w:asciiTheme="minorHAnsi" w:hAnsiTheme="minorHAnsi" w:cstheme="minorHAnsi"/>
            <w:sz w:val="24"/>
            <w:szCs w:val="24"/>
          </w:rPr>
          <w:delText xml:space="preserve">from </w:delText>
        </w:r>
      </w:del>
      <w:ins w:id="51" w:author="Ingo Boltz" w:date="2020-08-03T19:15:00Z">
        <w:r w:rsidR="00312646">
          <w:rPr>
            <w:rFonts w:asciiTheme="minorHAnsi" w:hAnsiTheme="minorHAnsi" w:cstheme="minorHAnsi"/>
            <w:sz w:val="24"/>
            <w:szCs w:val="24"/>
          </w:rPr>
          <w:t>of</w:t>
        </w:r>
        <w:r w:rsidR="00312646" w:rsidRPr="00A131FC">
          <w:rPr>
            <w:rFonts w:asciiTheme="minorHAnsi" w:hAnsiTheme="minorHAnsi" w:cstheme="minorHAnsi"/>
            <w:sz w:val="24"/>
            <w:szCs w:val="24"/>
          </w:rPr>
          <w:t xml:space="preserve"> </w:t>
        </w:r>
      </w:ins>
      <w:r w:rsidR="005100DD" w:rsidRPr="00A131FC">
        <w:rPr>
          <w:rFonts w:asciiTheme="minorHAnsi" w:hAnsiTheme="minorHAnsi" w:cstheme="minorHAnsi"/>
          <w:sz w:val="24"/>
          <w:szCs w:val="24"/>
        </w:rPr>
        <w:t>the solution.</w:t>
      </w:r>
    </w:p>
    <w:p w14:paraId="06081FB7" w14:textId="77777777" w:rsidR="007409A2" w:rsidRPr="00A131FC" w:rsidRDefault="007409A2"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41D6A73E" wp14:editId="62DAD222">
            <wp:extent cx="44577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4743450"/>
                    </a:xfrm>
                    <a:prstGeom prst="rect">
                      <a:avLst/>
                    </a:prstGeom>
                  </pic:spPr>
                </pic:pic>
              </a:graphicData>
            </a:graphic>
          </wp:inline>
        </w:drawing>
      </w:r>
    </w:p>
    <w:p w14:paraId="00B5717F" w14:textId="77777777" w:rsidR="005100DD" w:rsidRPr="00A131FC" w:rsidRDefault="005100DD" w:rsidP="00B22149">
      <w:pPr>
        <w:spacing w:line="360" w:lineRule="auto"/>
        <w:ind w:left="900"/>
        <w:jc w:val="both"/>
        <w:rPr>
          <w:rFonts w:asciiTheme="minorHAnsi" w:hAnsiTheme="minorHAnsi" w:cstheme="minorHAnsi"/>
        </w:rPr>
      </w:pPr>
    </w:p>
    <w:p w14:paraId="4BCFC996" w14:textId="77777777" w:rsidR="005100DD" w:rsidRPr="00A131FC" w:rsidRDefault="005100DD"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All libraries </w:t>
      </w:r>
      <w:del w:id="52" w:author="Ingo Boltz" w:date="2020-08-03T19:16:00Z">
        <w:r w:rsidRPr="00A131FC" w:rsidDel="00312646">
          <w:rPr>
            <w:rFonts w:asciiTheme="minorHAnsi" w:hAnsiTheme="minorHAnsi" w:cstheme="minorHAnsi"/>
            <w:sz w:val="24"/>
            <w:szCs w:val="24"/>
          </w:rPr>
          <w:delText xml:space="preserve">which </w:delText>
        </w:r>
      </w:del>
      <w:ins w:id="53" w:author="Ingo Boltz" w:date="2020-08-03T19:16:00Z">
        <w:r w:rsidR="00312646">
          <w:rPr>
            <w:rFonts w:asciiTheme="minorHAnsi" w:hAnsiTheme="minorHAnsi" w:cstheme="minorHAnsi"/>
            <w:sz w:val="24"/>
            <w:szCs w:val="24"/>
          </w:rPr>
          <w:t>whose</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name</w:t>
      </w:r>
      <w:del w:id="54" w:author="Ingo Boltz" w:date="2020-08-03T19:16:00Z">
        <w:r w:rsidRPr="00A131FC" w:rsidDel="00312646">
          <w:rPr>
            <w:rFonts w:asciiTheme="minorHAnsi" w:hAnsiTheme="minorHAnsi" w:cstheme="minorHAnsi"/>
            <w:sz w:val="24"/>
            <w:szCs w:val="24"/>
          </w:rPr>
          <w:delText>s</w:delText>
        </w:r>
      </w:del>
      <w:r w:rsidRPr="00A131FC">
        <w:rPr>
          <w:rFonts w:asciiTheme="minorHAnsi" w:hAnsiTheme="minorHAnsi" w:cstheme="minorHAnsi"/>
          <w:sz w:val="24"/>
          <w:szCs w:val="24"/>
        </w:rPr>
        <w:t xml:space="preserve"> start</w:t>
      </w:r>
      <w:ins w:id="55" w:author="Ingo Boltz" w:date="2020-08-03T19:16:00Z">
        <w:r w:rsidR="00312646">
          <w:rPr>
            <w:rFonts w:asciiTheme="minorHAnsi" w:hAnsiTheme="minorHAnsi" w:cstheme="minorHAnsi"/>
            <w:sz w:val="24"/>
            <w:szCs w:val="24"/>
          </w:rPr>
          <w:t>s</w:t>
        </w:r>
      </w:ins>
      <w:r w:rsidRPr="00A131FC">
        <w:rPr>
          <w:rFonts w:asciiTheme="minorHAnsi" w:hAnsiTheme="minorHAnsi" w:cstheme="minorHAnsi"/>
          <w:sz w:val="24"/>
          <w:szCs w:val="24"/>
        </w:rPr>
        <w:t xml:space="preserve"> with “</w:t>
      </w:r>
      <w:proofErr w:type="spellStart"/>
      <w:r w:rsidRPr="00A131FC">
        <w:rPr>
          <w:rFonts w:asciiTheme="minorHAnsi" w:hAnsiTheme="minorHAnsi" w:cstheme="minorHAnsi"/>
          <w:sz w:val="24"/>
          <w:szCs w:val="24"/>
        </w:rPr>
        <w:t>Idea.ERMT.Service.Setup</w:t>
      </w:r>
      <w:proofErr w:type="spellEnd"/>
      <w:r w:rsidRPr="00A131FC">
        <w:rPr>
          <w:rFonts w:asciiTheme="minorHAnsi" w:hAnsiTheme="minorHAnsi" w:cstheme="minorHAnsi"/>
          <w:sz w:val="24"/>
          <w:szCs w:val="24"/>
        </w:rPr>
        <w:t>….” have been created for installation purpose</w:t>
      </w:r>
      <w:r w:rsidR="00F054DB">
        <w:rPr>
          <w:rFonts w:asciiTheme="minorHAnsi" w:hAnsiTheme="minorHAnsi" w:cstheme="minorHAnsi"/>
          <w:sz w:val="24"/>
          <w:szCs w:val="24"/>
        </w:rPr>
        <w:t>s</w:t>
      </w:r>
      <w:r w:rsidRPr="00A131FC">
        <w:rPr>
          <w:rFonts w:asciiTheme="minorHAnsi" w:hAnsiTheme="minorHAnsi" w:cstheme="minorHAnsi"/>
          <w:sz w:val="24"/>
          <w:szCs w:val="24"/>
        </w:rPr>
        <w:t>. They will create, copy and delete files, restore database</w:t>
      </w:r>
      <w:ins w:id="56" w:author="Ingo Boltz" w:date="2020-08-03T19:16:00Z">
        <w:r w:rsidR="00312646">
          <w:rPr>
            <w:rFonts w:asciiTheme="minorHAnsi" w:hAnsiTheme="minorHAnsi" w:cstheme="minorHAnsi"/>
            <w:sz w:val="24"/>
            <w:szCs w:val="24"/>
          </w:rPr>
          <w:t>s</w:t>
        </w:r>
      </w:ins>
      <w:r w:rsidRPr="00A131FC">
        <w:rPr>
          <w:rFonts w:asciiTheme="minorHAnsi" w:hAnsiTheme="minorHAnsi" w:cstheme="minorHAnsi"/>
          <w:sz w:val="24"/>
          <w:szCs w:val="24"/>
        </w:rPr>
        <w:t xml:space="preserve">, </w:t>
      </w:r>
      <w:ins w:id="57" w:author="Ingo Boltz" w:date="2020-08-03T19:16:00Z">
        <w:r w:rsidR="00312646">
          <w:rPr>
            <w:rFonts w:asciiTheme="minorHAnsi" w:hAnsiTheme="minorHAnsi" w:cstheme="minorHAnsi"/>
            <w:sz w:val="24"/>
            <w:szCs w:val="24"/>
          </w:rPr>
          <w:t xml:space="preserve">and </w:t>
        </w:r>
      </w:ins>
      <w:r w:rsidRPr="00A131FC">
        <w:rPr>
          <w:rFonts w:asciiTheme="minorHAnsi" w:hAnsiTheme="minorHAnsi" w:cstheme="minorHAnsi"/>
          <w:sz w:val="24"/>
          <w:szCs w:val="24"/>
        </w:rPr>
        <w:t>install the server as a Windows Service.</w:t>
      </w:r>
    </w:p>
    <w:p w14:paraId="7D755F06" w14:textId="77777777" w:rsidR="007409A2" w:rsidRPr="00A131FC" w:rsidRDefault="007409A2" w:rsidP="00B22149">
      <w:pPr>
        <w:spacing w:line="360" w:lineRule="auto"/>
        <w:ind w:left="900"/>
        <w:jc w:val="both"/>
        <w:rPr>
          <w:rFonts w:asciiTheme="minorHAnsi" w:hAnsiTheme="minorHAnsi" w:cstheme="minorHAnsi"/>
          <w:sz w:val="24"/>
          <w:szCs w:val="24"/>
        </w:rPr>
      </w:pPr>
    </w:p>
    <w:p w14:paraId="1ACB6530" w14:textId="77777777" w:rsidR="00B26FF5" w:rsidRPr="00A131FC" w:rsidRDefault="00B26FF5"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Idea.HTMLEditorControl has form controls to </w:t>
      </w:r>
      <w:r w:rsidR="00885630" w:rsidRPr="00A131FC">
        <w:rPr>
          <w:rFonts w:asciiTheme="minorHAnsi" w:hAnsiTheme="minorHAnsi" w:cstheme="minorHAnsi"/>
          <w:sz w:val="24"/>
          <w:szCs w:val="24"/>
        </w:rPr>
        <w:t>generate</w:t>
      </w:r>
      <w:r w:rsidRPr="00A131FC">
        <w:rPr>
          <w:rFonts w:asciiTheme="minorHAnsi" w:hAnsiTheme="minorHAnsi" w:cstheme="minorHAnsi"/>
          <w:sz w:val="24"/>
          <w:szCs w:val="24"/>
        </w:rPr>
        <w:t xml:space="preserve"> HTML </w:t>
      </w:r>
      <w:r w:rsidR="00885630" w:rsidRPr="00A131FC">
        <w:rPr>
          <w:rFonts w:asciiTheme="minorHAnsi" w:hAnsiTheme="minorHAnsi" w:cstheme="minorHAnsi"/>
          <w:sz w:val="24"/>
          <w:szCs w:val="24"/>
        </w:rPr>
        <w:t>tags</w:t>
      </w:r>
      <w:r w:rsidRPr="00A131FC">
        <w:rPr>
          <w:rFonts w:asciiTheme="minorHAnsi" w:hAnsiTheme="minorHAnsi" w:cstheme="minorHAnsi"/>
          <w:sz w:val="24"/>
          <w:szCs w:val="24"/>
        </w:rPr>
        <w:t xml:space="preserve"> into the project</w:t>
      </w:r>
      <w:r w:rsidR="00885630" w:rsidRPr="00A131FC">
        <w:rPr>
          <w:rFonts w:asciiTheme="minorHAnsi" w:hAnsiTheme="minorHAnsi" w:cstheme="minorHAnsi"/>
          <w:sz w:val="24"/>
          <w:szCs w:val="24"/>
        </w:rPr>
        <w:t>.</w:t>
      </w:r>
    </w:p>
    <w:p w14:paraId="07F5AD98" w14:textId="77777777" w:rsidR="00885630" w:rsidRPr="00A131FC" w:rsidRDefault="00885630" w:rsidP="00B22149">
      <w:pPr>
        <w:spacing w:line="360" w:lineRule="auto"/>
        <w:ind w:left="900"/>
        <w:jc w:val="both"/>
        <w:rPr>
          <w:rFonts w:asciiTheme="minorHAnsi" w:hAnsiTheme="minorHAnsi" w:cstheme="minorHAnsi"/>
        </w:rPr>
      </w:pPr>
    </w:p>
    <w:p w14:paraId="77115AC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7FBC4FAB" wp14:editId="764953D8">
            <wp:extent cx="5926050" cy="3994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152" cy="4005002"/>
                    </a:xfrm>
                    <a:prstGeom prst="rect">
                      <a:avLst/>
                    </a:prstGeom>
                  </pic:spPr>
                </pic:pic>
              </a:graphicData>
            </a:graphic>
          </wp:inline>
        </w:drawing>
      </w:r>
    </w:p>
    <w:p w14:paraId="6FD5B90C"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528F951"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“EditHtmlForm.cs [Design view] shows a multiline textbox configured to include HTML tags”</w:t>
      </w:r>
    </w:p>
    <w:p w14:paraId="3FF19149" w14:textId="77777777" w:rsidR="00034205" w:rsidRPr="00A131FC" w:rsidRDefault="00034205" w:rsidP="00B22149">
      <w:pPr>
        <w:spacing w:line="360" w:lineRule="auto"/>
        <w:ind w:left="900"/>
        <w:jc w:val="both"/>
        <w:rPr>
          <w:rFonts w:asciiTheme="minorHAnsi" w:hAnsiTheme="minorHAnsi" w:cstheme="minorHAnsi"/>
        </w:rPr>
      </w:pPr>
    </w:p>
    <w:p w14:paraId="315F76E9" w14:textId="77777777" w:rsidR="00885630" w:rsidRPr="00A131FC" w:rsidRDefault="00885630" w:rsidP="00B22149">
      <w:pPr>
        <w:spacing w:line="360" w:lineRule="auto"/>
        <w:ind w:left="900"/>
        <w:jc w:val="both"/>
        <w:rPr>
          <w:rFonts w:asciiTheme="minorHAnsi" w:hAnsiTheme="minorHAnsi" w:cstheme="minorHAnsi"/>
        </w:rPr>
      </w:pPr>
    </w:p>
    <w:p w14:paraId="366196D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6228811" wp14:editId="25CAE518">
            <wp:extent cx="4972050" cy="366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50" cy="3667125"/>
                    </a:xfrm>
                    <a:prstGeom prst="rect">
                      <a:avLst/>
                    </a:prstGeom>
                  </pic:spPr>
                </pic:pic>
              </a:graphicData>
            </a:graphic>
          </wp:inline>
        </w:drawing>
      </w:r>
    </w:p>
    <w:p w14:paraId="58E5B4C3"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F548F2D"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“EnterImageForm.cs [Design view] shows a form to add properties from an HTML Image tag”</w:t>
      </w:r>
    </w:p>
    <w:p w14:paraId="6A05B897" w14:textId="77777777" w:rsidR="005C58EC" w:rsidRPr="00A131FC" w:rsidRDefault="005C58EC" w:rsidP="00B22149">
      <w:pPr>
        <w:spacing w:line="360" w:lineRule="auto"/>
        <w:ind w:left="900"/>
        <w:jc w:val="both"/>
        <w:rPr>
          <w:rFonts w:asciiTheme="minorHAnsi" w:hAnsiTheme="minorHAnsi" w:cstheme="minorHAnsi"/>
        </w:rPr>
      </w:pPr>
    </w:p>
    <w:p w14:paraId="788773CF" w14:textId="77777777" w:rsidR="00885630" w:rsidRPr="00A131FC" w:rsidRDefault="00885630" w:rsidP="00B22149">
      <w:pPr>
        <w:pStyle w:val="ListParagraph"/>
        <w:numPr>
          <w:ilvl w:val="0"/>
          <w:numId w:val="43"/>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Idea.Utils is a library </w:t>
      </w:r>
      <w:r w:rsidR="00214CC5" w:rsidRPr="00A131FC">
        <w:rPr>
          <w:rFonts w:asciiTheme="minorHAnsi" w:hAnsiTheme="minorHAnsi" w:cstheme="minorHAnsi"/>
          <w:sz w:val="24"/>
          <w:szCs w:val="24"/>
        </w:rPr>
        <w:t>designated</w:t>
      </w:r>
      <w:r w:rsidRPr="00A131FC">
        <w:rPr>
          <w:rFonts w:asciiTheme="minorHAnsi" w:hAnsiTheme="minorHAnsi" w:cstheme="minorHAnsi"/>
          <w:sz w:val="24"/>
          <w:szCs w:val="24"/>
        </w:rPr>
        <w:t xml:space="preserve"> to con</w:t>
      </w:r>
      <w:r w:rsidR="00214CC5" w:rsidRPr="00A131FC">
        <w:rPr>
          <w:rFonts w:asciiTheme="minorHAnsi" w:hAnsiTheme="minorHAnsi" w:cstheme="minorHAnsi"/>
          <w:sz w:val="24"/>
          <w:szCs w:val="24"/>
        </w:rPr>
        <w:t>tain</w:t>
      </w:r>
      <w:r w:rsidRPr="00A131FC">
        <w:rPr>
          <w:rFonts w:asciiTheme="minorHAnsi" w:hAnsiTheme="minorHAnsi" w:cstheme="minorHAnsi"/>
          <w:sz w:val="24"/>
          <w:szCs w:val="24"/>
        </w:rPr>
        <w:t xml:space="preserve"> main </w:t>
      </w:r>
      <w:r w:rsidR="00214CC5"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w:t>
      </w:r>
      <w:r w:rsidR="00214CC5" w:rsidRPr="00A131FC">
        <w:rPr>
          <w:rFonts w:asciiTheme="minorHAnsi" w:hAnsiTheme="minorHAnsi" w:cstheme="minorHAnsi"/>
          <w:sz w:val="24"/>
          <w:szCs w:val="24"/>
        </w:rPr>
        <w:t>that can be used for general p</w:t>
      </w:r>
      <w:r w:rsidRPr="00A131FC">
        <w:rPr>
          <w:rFonts w:asciiTheme="minorHAnsi" w:hAnsiTheme="minorHAnsi" w:cstheme="minorHAnsi"/>
          <w:sz w:val="24"/>
          <w:szCs w:val="24"/>
        </w:rPr>
        <w:t>u</w:t>
      </w:r>
      <w:r w:rsidR="00214CC5" w:rsidRPr="00A131FC">
        <w:rPr>
          <w:rFonts w:asciiTheme="minorHAnsi" w:hAnsiTheme="minorHAnsi" w:cstheme="minorHAnsi"/>
          <w:sz w:val="24"/>
          <w:szCs w:val="24"/>
        </w:rPr>
        <w:t>r</w:t>
      </w:r>
      <w:r w:rsidRPr="00A131FC">
        <w:rPr>
          <w:rFonts w:asciiTheme="minorHAnsi" w:hAnsiTheme="minorHAnsi" w:cstheme="minorHAnsi"/>
          <w:sz w:val="24"/>
          <w:szCs w:val="24"/>
        </w:rPr>
        <w:t>pose such us WindowsServiceHeper.cs, LogUtils.cs, General Helper, etc.</w:t>
      </w:r>
    </w:p>
    <w:p w14:paraId="7F72CF2C" w14:textId="77777777" w:rsidR="00885630" w:rsidRPr="00A131FC" w:rsidRDefault="00885630" w:rsidP="00B22149">
      <w:pPr>
        <w:spacing w:line="360" w:lineRule="auto"/>
        <w:ind w:left="900"/>
        <w:jc w:val="both"/>
        <w:rPr>
          <w:rFonts w:asciiTheme="minorHAnsi" w:hAnsiTheme="minorHAnsi" w:cstheme="minorHAnsi"/>
        </w:rPr>
      </w:pPr>
    </w:p>
    <w:p w14:paraId="7282B84D"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3C3995D" wp14:editId="31DF8836">
            <wp:extent cx="3886200"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3552825"/>
                    </a:xfrm>
                    <a:prstGeom prst="rect">
                      <a:avLst/>
                    </a:prstGeom>
                  </pic:spPr>
                </pic:pic>
              </a:graphicData>
            </a:graphic>
          </wp:inline>
        </w:drawing>
      </w:r>
    </w:p>
    <w:p w14:paraId="1BE562C7" w14:textId="77777777" w:rsidR="00885630" w:rsidRPr="00A131FC" w:rsidRDefault="00885630" w:rsidP="00B22149">
      <w:pPr>
        <w:spacing w:line="360" w:lineRule="auto"/>
        <w:ind w:left="900"/>
        <w:jc w:val="both"/>
        <w:rPr>
          <w:rFonts w:asciiTheme="minorHAnsi" w:hAnsiTheme="minorHAnsi" w:cstheme="minorHAnsi"/>
        </w:rPr>
      </w:pPr>
    </w:p>
    <w:p w14:paraId="4A0B290F" w14:textId="77777777" w:rsidR="00885630" w:rsidRPr="00A131FC" w:rsidRDefault="00885630" w:rsidP="00B22149">
      <w:pPr>
        <w:spacing w:line="360" w:lineRule="auto"/>
        <w:ind w:left="900"/>
        <w:jc w:val="both"/>
        <w:rPr>
          <w:rFonts w:asciiTheme="minorHAnsi" w:hAnsiTheme="minorHAnsi" w:cstheme="minorHAnsi"/>
        </w:rPr>
      </w:pPr>
    </w:p>
    <w:p w14:paraId="29330A34" w14:textId="77777777" w:rsidR="00E31032" w:rsidRPr="00A131FC" w:rsidRDefault="00E31032"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 xml:space="preserve">The rest of the projects </w:t>
      </w:r>
      <w:del w:id="58" w:author="Ingo Boltz" w:date="2020-08-03T19:17:00Z">
        <w:r w:rsidRPr="00A131FC" w:rsidDel="005B3675">
          <w:rPr>
            <w:rFonts w:asciiTheme="minorHAnsi" w:hAnsiTheme="minorHAnsi" w:cstheme="minorHAnsi"/>
            <w:sz w:val="24"/>
            <w:szCs w:val="24"/>
          </w:rPr>
          <w:delText xml:space="preserve">like </w:delText>
        </w:r>
      </w:del>
      <w:ins w:id="59" w:author="Ingo Boltz" w:date="2020-08-03T19:17:00Z">
        <w:r w:rsidR="005B3675">
          <w:rPr>
            <w:rFonts w:asciiTheme="minorHAnsi" w:hAnsiTheme="minorHAnsi" w:cstheme="minorHAnsi"/>
            <w:sz w:val="24"/>
            <w:szCs w:val="24"/>
          </w:rPr>
          <w:t>whose</w:t>
        </w:r>
        <w:r w:rsidR="005B3675"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name starts with “Idea.ERMT.Server.Setup” or “Idea.ERMT.Setup.” are the </w:t>
      </w:r>
      <w:r w:rsidR="00416479" w:rsidRPr="00A131FC">
        <w:rPr>
          <w:rFonts w:asciiTheme="minorHAnsi" w:hAnsiTheme="minorHAnsi" w:cstheme="minorHAnsi"/>
          <w:sz w:val="24"/>
          <w:szCs w:val="24"/>
        </w:rPr>
        <w:t xml:space="preserve">main </w:t>
      </w:r>
      <w:r w:rsidRPr="00A131FC">
        <w:rPr>
          <w:rFonts w:asciiTheme="minorHAnsi" w:hAnsiTheme="minorHAnsi" w:cstheme="minorHAnsi"/>
          <w:sz w:val="24"/>
          <w:szCs w:val="24"/>
        </w:rPr>
        <w:t xml:space="preserve">installer </w:t>
      </w:r>
      <w:r w:rsidR="00416479" w:rsidRPr="00A131FC">
        <w:rPr>
          <w:rFonts w:asciiTheme="minorHAnsi" w:hAnsiTheme="minorHAnsi" w:cstheme="minorHAnsi"/>
          <w:sz w:val="24"/>
          <w:szCs w:val="24"/>
        </w:rPr>
        <w:t>project builder</w:t>
      </w:r>
      <w:r w:rsidRPr="00A131FC">
        <w:rPr>
          <w:rFonts w:asciiTheme="minorHAnsi" w:hAnsiTheme="minorHAnsi" w:cstheme="minorHAnsi"/>
          <w:sz w:val="24"/>
          <w:szCs w:val="24"/>
        </w:rPr>
        <w:t xml:space="preserve"> with all database</w:t>
      </w:r>
      <w:r w:rsidR="00416479" w:rsidRPr="00A131FC">
        <w:rPr>
          <w:rFonts w:asciiTheme="minorHAnsi" w:hAnsiTheme="minorHAnsi" w:cstheme="minorHAnsi"/>
          <w:sz w:val="24"/>
          <w:szCs w:val="24"/>
        </w:rPr>
        <w:t xml:space="preserve"> and necessary </w:t>
      </w:r>
      <w:r w:rsidRPr="00A131FC">
        <w:rPr>
          <w:rFonts w:asciiTheme="minorHAnsi" w:hAnsiTheme="minorHAnsi" w:cstheme="minorHAnsi"/>
          <w:sz w:val="24"/>
          <w:szCs w:val="24"/>
        </w:rPr>
        <w:t xml:space="preserve">files to </w:t>
      </w:r>
      <w:r w:rsidR="00416479" w:rsidRPr="00A131FC">
        <w:rPr>
          <w:rFonts w:asciiTheme="minorHAnsi" w:hAnsiTheme="minorHAnsi" w:cstheme="minorHAnsi"/>
          <w:sz w:val="24"/>
          <w:szCs w:val="24"/>
        </w:rPr>
        <w:t>prepare the installation packages from the application</w:t>
      </w:r>
      <w:r w:rsidRPr="00A131FC">
        <w:rPr>
          <w:rFonts w:asciiTheme="minorHAnsi" w:hAnsiTheme="minorHAnsi" w:cstheme="minorHAnsi"/>
          <w:sz w:val="24"/>
          <w:szCs w:val="24"/>
        </w:rPr>
        <w:t xml:space="preserve">. </w:t>
      </w:r>
      <w:r w:rsidR="00416479" w:rsidRPr="00A131FC">
        <w:rPr>
          <w:rFonts w:asciiTheme="minorHAnsi" w:hAnsiTheme="minorHAnsi" w:cstheme="minorHAnsi"/>
          <w:sz w:val="24"/>
          <w:szCs w:val="24"/>
        </w:rPr>
        <w:t xml:space="preserve">It can be created in different languages like “Idea.ERMT.Server.Arabic.Setup” and “Idea.ERMT.Setup.Arabic” or French one, etc. </w:t>
      </w:r>
    </w:p>
    <w:p w14:paraId="261B39FE" w14:textId="77777777" w:rsidR="00214CC5" w:rsidRPr="00A131FC" w:rsidRDefault="00214CC5" w:rsidP="00B22149">
      <w:pPr>
        <w:spacing w:line="360" w:lineRule="auto"/>
        <w:ind w:left="900"/>
        <w:jc w:val="both"/>
        <w:rPr>
          <w:rFonts w:asciiTheme="minorHAnsi" w:hAnsiTheme="minorHAnsi" w:cstheme="minorHAnsi"/>
          <w:sz w:val="24"/>
          <w:szCs w:val="24"/>
        </w:rPr>
      </w:pPr>
    </w:p>
    <w:p w14:paraId="7D8C9B96" w14:textId="77777777" w:rsidR="00E31032" w:rsidRPr="00A131FC" w:rsidRDefault="00416479"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Th</w:t>
      </w:r>
      <w:r w:rsidR="00135707">
        <w:rPr>
          <w:rFonts w:asciiTheme="minorHAnsi" w:hAnsiTheme="minorHAnsi" w:cstheme="minorHAnsi"/>
          <w:sz w:val="24"/>
          <w:szCs w:val="24"/>
        </w:rPr>
        <w:t>ese</w:t>
      </w:r>
      <w:r w:rsidRPr="00A131FC">
        <w:rPr>
          <w:rFonts w:asciiTheme="minorHAnsi" w:hAnsiTheme="minorHAnsi" w:cstheme="minorHAnsi"/>
          <w:sz w:val="24"/>
          <w:szCs w:val="24"/>
        </w:rPr>
        <w:t xml:space="preserve"> projects</w:t>
      </w:r>
      <w:r w:rsidR="00E31032" w:rsidRPr="00A131FC">
        <w:rPr>
          <w:rFonts w:asciiTheme="minorHAnsi" w:hAnsiTheme="minorHAnsi" w:cstheme="minorHAnsi"/>
          <w:sz w:val="24"/>
          <w:szCs w:val="24"/>
        </w:rPr>
        <w:t xml:space="preserve"> contains all region information </w:t>
      </w:r>
      <w:r w:rsidRPr="00A131FC">
        <w:rPr>
          <w:rFonts w:asciiTheme="minorHAnsi" w:hAnsiTheme="minorHAnsi" w:cstheme="minorHAnsi"/>
          <w:sz w:val="24"/>
          <w:szCs w:val="24"/>
        </w:rPr>
        <w:t>such</w:t>
      </w:r>
      <w:r w:rsidR="00E31032" w:rsidRPr="00A131FC">
        <w:rPr>
          <w:rFonts w:asciiTheme="minorHAnsi" w:hAnsiTheme="minorHAnsi" w:cstheme="minorHAnsi"/>
          <w:sz w:val="24"/>
          <w:szCs w:val="24"/>
        </w:rPr>
        <w:t xml:space="preserve"> </w:t>
      </w:r>
      <w:r w:rsidR="00135707">
        <w:rPr>
          <w:rFonts w:asciiTheme="minorHAnsi" w:hAnsiTheme="minorHAnsi" w:cstheme="minorHAnsi"/>
          <w:sz w:val="24"/>
          <w:szCs w:val="24"/>
        </w:rPr>
        <w:t>a</w:t>
      </w:r>
      <w:r w:rsidR="00E31032" w:rsidRPr="00A131FC">
        <w:rPr>
          <w:rFonts w:asciiTheme="minorHAnsi" w:hAnsiTheme="minorHAnsi" w:cstheme="minorHAnsi"/>
          <w:sz w:val="24"/>
          <w:szCs w:val="24"/>
        </w:rPr>
        <w:t>s database records, map shape</w:t>
      </w:r>
      <w:del w:id="60" w:author="Ingo Boltz" w:date="2020-08-03T19:17:00Z">
        <w:r w:rsidR="00E31032" w:rsidRPr="00A131FC" w:rsidDel="005B3675">
          <w:rPr>
            <w:rFonts w:asciiTheme="minorHAnsi" w:hAnsiTheme="minorHAnsi" w:cstheme="minorHAnsi"/>
            <w:sz w:val="24"/>
            <w:szCs w:val="24"/>
          </w:rPr>
          <w:delText>s</w:delText>
        </w:r>
      </w:del>
      <w:r w:rsidR="00E31032" w:rsidRPr="00A131FC">
        <w:rPr>
          <w:rFonts w:asciiTheme="minorHAnsi" w:hAnsiTheme="minorHAnsi" w:cstheme="minorHAnsi"/>
          <w:sz w:val="24"/>
          <w:szCs w:val="24"/>
        </w:rPr>
        <w:t xml:space="preserve"> files, help files</w:t>
      </w:r>
      <w:r w:rsidR="00135707">
        <w:rPr>
          <w:rFonts w:asciiTheme="minorHAnsi" w:hAnsiTheme="minorHAnsi" w:cstheme="minorHAnsi"/>
          <w:sz w:val="24"/>
          <w:szCs w:val="24"/>
        </w:rPr>
        <w:t>, etc</w:t>
      </w:r>
      <w:r w:rsidR="00E31032" w:rsidRPr="00A131FC">
        <w:rPr>
          <w:rFonts w:asciiTheme="minorHAnsi" w:hAnsiTheme="minorHAnsi" w:cstheme="minorHAnsi"/>
          <w:sz w:val="24"/>
          <w:szCs w:val="24"/>
        </w:rPr>
        <w:t>.</w:t>
      </w:r>
    </w:p>
    <w:p w14:paraId="1639D34A" w14:textId="77777777" w:rsidR="00885630" w:rsidRPr="00A131FC" w:rsidRDefault="00885630" w:rsidP="00B22149">
      <w:pPr>
        <w:spacing w:line="360" w:lineRule="auto"/>
        <w:ind w:left="900"/>
        <w:jc w:val="both"/>
        <w:rPr>
          <w:rFonts w:asciiTheme="minorHAnsi" w:hAnsiTheme="minorHAnsi" w:cstheme="minorHAnsi"/>
        </w:rPr>
      </w:pPr>
    </w:p>
    <w:p w14:paraId="436B72DB"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67794A2B" wp14:editId="331F498F">
            <wp:extent cx="352425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1733550"/>
                    </a:xfrm>
                    <a:prstGeom prst="rect">
                      <a:avLst/>
                    </a:prstGeom>
                  </pic:spPr>
                </pic:pic>
              </a:graphicData>
            </a:graphic>
          </wp:inline>
        </w:drawing>
      </w:r>
    </w:p>
    <w:p w14:paraId="0C222583" w14:textId="77777777" w:rsidR="00885630" w:rsidRPr="00A131FC" w:rsidRDefault="00885630" w:rsidP="00B22149">
      <w:pPr>
        <w:spacing w:line="360" w:lineRule="auto"/>
        <w:ind w:left="900"/>
        <w:jc w:val="both"/>
        <w:rPr>
          <w:rFonts w:asciiTheme="minorHAnsi" w:hAnsiTheme="minorHAnsi" w:cstheme="minorHAnsi"/>
        </w:rPr>
      </w:pPr>
    </w:p>
    <w:p w14:paraId="1505BFED" w14:textId="77777777" w:rsidR="00770712" w:rsidRPr="00A131FC" w:rsidRDefault="00770712" w:rsidP="00B22149">
      <w:pPr>
        <w:spacing w:line="360" w:lineRule="auto"/>
        <w:jc w:val="both"/>
        <w:rPr>
          <w:rFonts w:asciiTheme="minorHAnsi" w:hAnsiTheme="minorHAnsi" w:cstheme="minorHAnsi"/>
        </w:rPr>
      </w:pPr>
    </w:p>
    <w:p w14:paraId="18A09674" w14:textId="77777777" w:rsidR="00214CC5" w:rsidRPr="00A131FC" w:rsidRDefault="00214CC5" w:rsidP="00B22149">
      <w:pPr>
        <w:spacing w:line="360" w:lineRule="auto"/>
        <w:jc w:val="both"/>
        <w:rPr>
          <w:rFonts w:asciiTheme="minorHAnsi" w:hAnsiTheme="minorHAnsi" w:cstheme="minorHAnsi"/>
        </w:rPr>
      </w:pPr>
    </w:p>
    <w:p w14:paraId="63B8B22F" w14:textId="77777777" w:rsidR="00214CC5" w:rsidRPr="00A131FC" w:rsidRDefault="00214CC5" w:rsidP="00B22149">
      <w:pPr>
        <w:spacing w:line="360" w:lineRule="auto"/>
        <w:jc w:val="both"/>
        <w:rPr>
          <w:rFonts w:asciiTheme="minorHAnsi" w:hAnsiTheme="minorHAnsi" w:cstheme="minorHAnsi"/>
        </w:rPr>
      </w:pPr>
    </w:p>
    <w:p w14:paraId="3F98B14E" w14:textId="77777777" w:rsidR="00214CC5" w:rsidRPr="00A131FC" w:rsidRDefault="00214CC5" w:rsidP="00B22149">
      <w:pPr>
        <w:spacing w:line="360" w:lineRule="auto"/>
        <w:jc w:val="both"/>
        <w:rPr>
          <w:rFonts w:asciiTheme="minorHAnsi" w:hAnsiTheme="minorHAnsi" w:cstheme="minorHAnsi"/>
        </w:rPr>
      </w:pPr>
    </w:p>
    <w:p w14:paraId="5FD6DD51" w14:textId="77777777" w:rsidR="002D3A2C" w:rsidRPr="00A131FC" w:rsidRDefault="002D3A2C" w:rsidP="00B22149">
      <w:pPr>
        <w:pStyle w:val="Heading1"/>
        <w:spacing w:line="360" w:lineRule="auto"/>
        <w:jc w:val="both"/>
        <w:rPr>
          <w:rFonts w:asciiTheme="minorHAnsi" w:hAnsiTheme="minorHAnsi" w:cstheme="minorHAnsi"/>
          <w:sz w:val="32"/>
          <w:szCs w:val="32"/>
        </w:rPr>
      </w:pPr>
      <w:bookmarkStart w:id="61" w:name="_Toc46220584"/>
      <w:r w:rsidRPr="00A131FC">
        <w:rPr>
          <w:rFonts w:asciiTheme="minorHAnsi" w:hAnsiTheme="minorHAnsi" w:cstheme="minorHAnsi"/>
          <w:sz w:val="32"/>
          <w:szCs w:val="32"/>
        </w:rPr>
        <w:t>Think Geo Library</w:t>
      </w:r>
      <w:bookmarkEnd w:id="61"/>
      <w:r w:rsidRPr="00A131FC">
        <w:rPr>
          <w:rFonts w:asciiTheme="minorHAnsi" w:hAnsiTheme="minorHAnsi" w:cstheme="minorHAnsi"/>
          <w:sz w:val="32"/>
          <w:szCs w:val="32"/>
        </w:rPr>
        <w:t xml:space="preserve"> </w:t>
      </w:r>
    </w:p>
    <w:p w14:paraId="50F5606A" w14:textId="77777777" w:rsidR="002D3A2C" w:rsidRPr="00A131FC" w:rsidRDefault="002D3A2C" w:rsidP="00B22149">
      <w:pPr>
        <w:spacing w:line="360" w:lineRule="auto"/>
        <w:jc w:val="both"/>
        <w:rPr>
          <w:rFonts w:asciiTheme="minorHAnsi" w:hAnsiTheme="minorHAnsi" w:cstheme="minorHAnsi"/>
        </w:rPr>
      </w:pPr>
    </w:p>
    <w:p w14:paraId="7080A33D" w14:textId="77777777" w:rsidR="00E37733" w:rsidRPr="00A131FC" w:rsidRDefault="002D3A2C"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rPr>
        <w:tab/>
      </w:r>
      <w:r w:rsidR="006844B6" w:rsidRPr="00A131FC">
        <w:rPr>
          <w:rFonts w:asciiTheme="minorHAnsi" w:hAnsiTheme="minorHAnsi" w:cstheme="minorHAnsi"/>
          <w:sz w:val="24"/>
          <w:szCs w:val="24"/>
          <w:lang w:val="en"/>
        </w:rPr>
        <w:t>Think Geo is</w:t>
      </w:r>
      <w:ins w:id="62" w:author="Ingo Boltz" w:date="2020-08-03T19:19:00Z">
        <w:r w:rsidR="005B3675">
          <w:rPr>
            <w:rFonts w:asciiTheme="minorHAnsi" w:hAnsiTheme="minorHAnsi" w:cstheme="minorHAnsi"/>
            <w:sz w:val="24"/>
            <w:szCs w:val="24"/>
            <w:lang w:val="en"/>
          </w:rPr>
          <w:t xml:space="preserve"> one of</w:t>
        </w:r>
      </w:ins>
      <w:r w:rsidR="006844B6" w:rsidRPr="00A131FC">
        <w:rPr>
          <w:rFonts w:asciiTheme="minorHAnsi" w:hAnsiTheme="minorHAnsi" w:cstheme="minorHAnsi"/>
          <w:sz w:val="24"/>
          <w:szCs w:val="24"/>
          <w:lang w:val="en"/>
        </w:rPr>
        <w:t xml:space="preserve"> the most important </w:t>
      </w:r>
      <w:del w:id="63" w:author="Ingo Boltz" w:date="2020-08-03T19:19:00Z">
        <w:r w:rsidR="006844B6" w:rsidRPr="00A131FC" w:rsidDel="005B3675">
          <w:rPr>
            <w:rFonts w:asciiTheme="minorHAnsi" w:hAnsiTheme="minorHAnsi" w:cstheme="minorHAnsi"/>
            <w:sz w:val="24"/>
            <w:szCs w:val="24"/>
            <w:lang w:val="en"/>
          </w:rPr>
          <w:delText xml:space="preserve">library </w:delText>
        </w:r>
      </w:del>
      <w:ins w:id="64" w:author="Ingo Boltz" w:date="2020-08-03T19:19:00Z">
        <w:r w:rsidR="005B3675" w:rsidRPr="00A131FC">
          <w:rPr>
            <w:rFonts w:asciiTheme="minorHAnsi" w:hAnsiTheme="minorHAnsi" w:cstheme="minorHAnsi"/>
            <w:sz w:val="24"/>
            <w:szCs w:val="24"/>
            <w:lang w:val="en"/>
          </w:rPr>
          <w:t>librar</w:t>
        </w:r>
        <w:r w:rsidR="005B3675">
          <w:rPr>
            <w:rFonts w:asciiTheme="minorHAnsi" w:hAnsiTheme="minorHAnsi" w:cstheme="minorHAnsi"/>
            <w:sz w:val="24"/>
            <w:szCs w:val="24"/>
            <w:lang w:val="en"/>
          </w:rPr>
          <w:t>ies</w:t>
        </w:r>
        <w:r w:rsidR="005B3675" w:rsidRPr="00A131FC">
          <w:rPr>
            <w:rFonts w:asciiTheme="minorHAnsi" w:hAnsiTheme="minorHAnsi" w:cstheme="minorHAnsi"/>
            <w:sz w:val="24"/>
            <w:szCs w:val="24"/>
            <w:lang w:val="en"/>
          </w:rPr>
          <w:t xml:space="preserve"> </w:t>
        </w:r>
      </w:ins>
      <w:r w:rsidR="006844B6" w:rsidRPr="00A131FC">
        <w:rPr>
          <w:rFonts w:asciiTheme="minorHAnsi" w:hAnsiTheme="minorHAnsi" w:cstheme="minorHAnsi"/>
          <w:sz w:val="24"/>
          <w:szCs w:val="24"/>
          <w:lang w:val="en"/>
        </w:rPr>
        <w:t>used in the solution. It allow</w:t>
      </w:r>
      <w:r w:rsidR="0000340A">
        <w:rPr>
          <w:rFonts w:asciiTheme="minorHAnsi" w:hAnsiTheme="minorHAnsi" w:cstheme="minorHAnsi"/>
          <w:sz w:val="24"/>
          <w:szCs w:val="24"/>
          <w:lang w:val="en"/>
        </w:rPr>
        <w:t>s</w:t>
      </w:r>
      <w:r w:rsidR="006844B6" w:rsidRPr="00A131FC">
        <w:rPr>
          <w:rFonts w:asciiTheme="minorHAnsi" w:hAnsiTheme="minorHAnsi" w:cstheme="minorHAnsi"/>
          <w:sz w:val="24"/>
          <w:szCs w:val="24"/>
          <w:lang w:val="en"/>
        </w:rPr>
        <w:t xml:space="preserve"> </w:t>
      </w:r>
      <w:proofErr w:type="spellStart"/>
      <w:r w:rsidR="006844B6" w:rsidRPr="00A131FC">
        <w:rPr>
          <w:rFonts w:asciiTheme="minorHAnsi" w:hAnsiTheme="minorHAnsi" w:cstheme="minorHAnsi"/>
          <w:sz w:val="24"/>
          <w:szCs w:val="24"/>
          <w:lang w:val="en"/>
        </w:rPr>
        <w:t>Idea.ERMT</w:t>
      </w:r>
      <w:proofErr w:type="spellEnd"/>
      <w:r w:rsidR="006844B6" w:rsidRPr="00A131FC">
        <w:rPr>
          <w:rFonts w:asciiTheme="minorHAnsi" w:hAnsiTheme="minorHAnsi" w:cstheme="minorHAnsi"/>
          <w:sz w:val="24"/>
          <w:szCs w:val="24"/>
          <w:lang w:val="en"/>
        </w:rPr>
        <w:t xml:space="preserve"> to create </w:t>
      </w:r>
      <w:del w:id="65" w:author="Ingo Boltz" w:date="2020-08-03T19:18:00Z">
        <w:r w:rsidR="006844B6" w:rsidRPr="00A131FC" w:rsidDel="005B3675">
          <w:rPr>
            <w:rFonts w:asciiTheme="minorHAnsi" w:hAnsiTheme="minorHAnsi" w:cstheme="minorHAnsi"/>
            <w:sz w:val="24"/>
            <w:szCs w:val="24"/>
            <w:lang w:val="en"/>
          </w:rPr>
          <w:delText xml:space="preserve">a bunch of </w:delText>
        </w:r>
      </w:del>
      <w:r w:rsidR="006844B6" w:rsidRPr="00A131FC">
        <w:rPr>
          <w:rFonts w:asciiTheme="minorHAnsi" w:hAnsiTheme="minorHAnsi" w:cstheme="minorHAnsi"/>
          <w:sz w:val="24"/>
          <w:szCs w:val="24"/>
          <w:lang w:val="en"/>
        </w:rPr>
        <w:t>desktop interactives maps</w:t>
      </w:r>
      <w:r w:rsidR="0000340A">
        <w:rPr>
          <w:rFonts w:asciiTheme="minorHAnsi" w:hAnsiTheme="minorHAnsi" w:cstheme="minorHAnsi"/>
          <w:sz w:val="24"/>
          <w:szCs w:val="24"/>
          <w:lang w:val="en"/>
        </w:rPr>
        <w:t>, add markers, layers, labels and all sort of information</w:t>
      </w:r>
      <w:r w:rsidR="006844B6" w:rsidRPr="00A131FC">
        <w:rPr>
          <w:rFonts w:asciiTheme="minorHAnsi" w:hAnsiTheme="minorHAnsi" w:cstheme="minorHAnsi"/>
          <w:sz w:val="24"/>
          <w:szCs w:val="24"/>
          <w:lang w:val="en"/>
        </w:rPr>
        <w:t xml:space="preserve">. </w:t>
      </w:r>
    </w:p>
    <w:p w14:paraId="1203481C" w14:textId="77777777" w:rsidR="00E37733" w:rsidRPr="00A131FC" w:rsidRDefault="00E37733" w:rsidP="00B22149">
      <w:pPr>
        <w:spacing w:line="360" w:lineRule="auto"/>
        <w:jc w:val="both"/>
        <w:rPr>
          <w:rFonts w:asciiTheme="minorHAnsi" w:hAnsiTheme="minorHAnsi" w:cstheme="minorHAnsi"/>
          <w:sz w:val="24"/>
          <w:szCs w:val="24"/>
          <w:lang w:val="en"/>
        </w:rPr>
      </w:pPr>
    </w:p>
    <w:p w14:paraId="22F211D8" w14:textId="77777777" w:rsidR="006844B6" w:rsidRPr="00A131FC" w:rsidRDefault="006844B6" w:rsidP="00B22149">
      <w:pPr>
        <w:spacing w:line="360" w:lineRule="auto"/>
        <w:jc w:val="both"/>
        <w:rPr>
          <w:rFonts w:asciiTheme="minorHAnsi" w:hAnsiTheme="minorHAnsi" w:cstheme="minorHAnsi"/>
        </w:rPr>
      </w:pPr>
      <w:r w:rsidRPr="00A131FC">
        <w:rPr>
          <w:rFonts w:asciiTheme="minorHAnsi" w:hAnsiTheme="minorHAnsi" w:cstheme="minorHAnsi"/>
          <w:sz w:val="24"/>
          <w:szCs w:val="24"/>
          <w:lang w:val="en"/>
        </w:rPr>
        <w:t xml:space="preserve">The last </w:t>
      </w:r>
      <w:r w:rsidR="00E37733" w:rsidRPr="00A131FC">
        <w:rPr>
          <w:rFonts w:asciiTheme="minorHAnsi" w:hAnsiTheme="minorHAnsi" w:cstheme="minorHAnsi"/>
          <w:sz w:val="24"/>
          <w:szCs w:val="24"/>
          <w:lang w:val="en"/>
        </w:rPr>
        <w:t>release</w:t>
      </w:r>
      <w:r w:rsidRPr="00A131FC">
        <w:rPr>
          <w:rFonts w:asciiTheme="minorHAnsi" w:hAnsiTheme="minorHAnsi" w:cstheme="minorHAnsi"/>
          <w:sz w:val="24"/>
          <w:szCs w:val="24"/>
          <w:lang w:val="en"/>
        </w:rPr>
        <w:t xml:space="preserve"> that we used on the project is the</w:t>
      </w:r>
      <w:r w:rsidRPr="00A131FC">
        <w:rPr>
          <w:rFonts w:asciiTheme="minorHAnsi" w:hAnsiTheme="minorHAnsi" w:cstheme="minorHAnsi"/>
        </w:rPr>
        <w:t xml:space="preserve"> </w:t>
      </w:r>
      <w:r w:rsidR="00E37733" w:rsidRPr="00A131FC">
        <w:rPr>
          <w:rFonts w:asciiTheme="minorHAnsi" w:hAnsiTheme="minorHAnsi" w:cstheme="minorHAnsi"/>
          <w:i/>
        </w:rPr>
        <w:t>“</w:t>
      </w:r>
      <w:r w:rsidRPr="00A131FC">
        <w:rPr>
          <w:rFonts w:asciiTheme="minorHAnsi" w:hAnsiTheme="minorHAnsi" w:cstheme="minorHAnsi"/>
          <w:i/>
          <w:sz w:val="24"/>
          <w:szCs w:val="24"/>
          <w:lang w:val="en"/>
        </w:rPr>
        <w:t>ThinkGeo Map Suite Desktop Edition Product Center 8.0</w:t>
      </w:r>
      <w:r w:rsidR="00E37733" w:rsidRPr="00A131FC">
        <w:rPr>
          <w:rFonts w:asciiTheme="minorHAnsi" w:hAnsiTheme="minorHAnsi" w:cstheme="minorHAnsi"/>
          <w:i/>
          <w:sz w:val="24"/>
          <w:szCs w:val="24"/>
          <w:lang w:val="en"/>
        </w:rPr>
        <w:t xml:space="preserve">”. </w:t>
      </w:r>
      <w:r w:rsidR="00E37733" w:rsidRPr="00A131FC">
        <w:rPr>
          <w:rFonts w:asciiTheme="minorHAnsi" w:hAnsiTheme="minorHAnsi" w:cstheme="minorHAnsi"/>
          <w:sz w:val="24"/>
          <w:szCs w:val="24"/>
          <w:lang w:val="en"/>
        </w:rPr>
        <w:t>For newest releases visit (</w:t>
      </w:r>
      <w:hyperlink r:id="rId36" w:history="1">
        <w:r w:rsidR="00E37733" w:rsidRPr="00A131FC">
          <w:rPr>
            <w:rStyle w:val="Hyperlink"/>
            <w:rFonts w:asciiTheme="minorHAnsi" w:hAnsiTheme="minorHAnsi" w:cstheme="minorHAnsi"/>
            <w:sz w:val="24"/>
            <w:szCs w:val="24"/>
            <w:lang w:val="en"/>
          </w:rPr>
          <w:t>https://thinkgeo.com/</w:t>
        </w:r>
      </w:hyperlink>
      <w:r w:rsidR="00E37733" w:rsidRPr="00A131FC">
        <w:rPr>
          <w:rFonts w:asciiTheme="minorHAnsi" w:hAnsiTheme="minorHAnsi" w:cstheme="minorHAnsi"/>
          <w:sz w:val="24"/>
          <w:szCs w:val="24"/>
          <w:lang w:val="en"/>
        </w:rPr>
        <w:t>)</w:t>
      </w:r>
      <w:r w:rsidR="0000340A">
        <w:rPr>
          <w:rFonts w:asciiTheme="minorHAnsi" w:hAnsiTheme="minorHAnsi" w:cstheme="minorHAnsi"/>
          <w:sz w:val="24"/>
          <w:szCs w:val="24"/>
          <w:lang w:val="en"/>
        </w:rPr>
        <w:t>. Please not</w:t>
      </w:r>
      <w:ins w:id="66" w:author="Ingo Boltz" w:date="2020-08-03T19:20:00Z">
        <w:r w:rsidR="005B3675">
          <w:rPr>
            <w:rFonts w:asciiTheme="minorHAnsi" w:hAnsiTheme="minorHAnsi" w:cstheme="minorHAnsi"/>
            <w:sz w:val="24"/>
            <w:szCs w:val="24"/>
            <w:lang w:val="en"/>
          </w:rPr>
          <w:t>e</w:t>
        </w:r>
      </w:ins>
      <w:del w:id="67" w:author="Ingo Boltz" w:date="2020-08-03T19:20:00Z">
        <w:r w:rsidR="0000340A" w:rsidDel="005B3675">
          <w:rPr>
            <w:rFonts w:asciiTheme="minorHAnsi" w:hAnsiTheme="minorHAnsi" w:cstheme="minorHAnsi"/>
            <w:sz w:val="24"/>
            <w:szCs w:val="24"/>
            <w:lang w:val="en"/>
          </w:rPr>
          <w:delText>ice</w:delText>
        </w:r>
      </w:del>
      <w:r w:rsidR="0000340A">
        <w:rPr>
          <w:rFonts w:asciiTheme="minorHAnsi" w:hAnsiTheme="minorHAnsi" w:cstheme="minorHAnsi"/>
          <w:sz w:val="24"/>
          <w:szCs w:val="24"/>
          <w:lang w:val="en"/>
        </w:rPr>
        <w:t xml:space="preserve"> that ThinkGeo Map Suite Desktop Edition is a </w:t>
      </w:r>
      <w:del w:id="68" w:author="Ingo Boltz" w:date="2020-08-03T19:21:00Z">
        <w:r w:rsidR="0000340A" w:rsidDel="005B3675">
          <w:rPr>
            <w:rFonts w:asciiTheme="minorHAnsi" w:hAnsiTheme="minorHAnsi" w:cstheme="minorHAnsi"/>
            <w:sz w:val="24"/>
            <w:szCs w:val="24"/>
            <w:lang w:val="en"/>
          </w:rPr>
          <w:delText xml:space="preserve">paid </w:delText>
        </w:r>
      </w:del>
      <w:ins w:id="69" w:author="Ingo Boltz" w:date="2020-08-03T19:21:00Z">
        <w:r w:rsidR="005B3675">
          <w:rPr>
            <w:rFonts w:asciiTheme="minorHAnsi" w:hAnsiTheme="minorHAnsi" w:cstheme="minorHAnsi"/>
            <w:sz w:val="24"/>
            <w:szCs w:val="24"/>
            <w:lang w:val="en"/>
          </w:rPr>
          <w:t>commercial</w:t>
        </w:r>
        <w:r w:rsidR="005B3675">
          <w:rPr>
            <w:rFonts w:asciiTheme="minorHAnsi" w:hAnsiTheme="minorHAnsi" w:cstheme="minorHAnsi"/>
            <w:sz w:val="24"/>
            <w:szCs w:val="24"/>
            <w:lang w:val="en"/>
          </w:rPr>
          <w:t xml:space="preserve"> </w:t>
        </w:r>
      </w:ins>
      <w:r w:rsidR="0000340A">
        <w:rPr>
          <w:rFonts w:asciiTheme="minorHAnsi" w:hAnsiTheme="minorHAnsi" w:cstheme="minorHAnsi"/>
          <w:sz w:val="24"/>
          <w:szCs w:val="24"/>
          <w:lang w:val="en"/>
        </w:rPr>
        <w:t>product</w:t>
      </w:r>
      <w:ins w:id="70" w:author="Ingo Boltz" w:date="2020-08-03T19:21:00Z">
        <w:r w:rsidR="005B3675">
          <w:rPr>
            <w:rFonts w:asciiTheme="minorHAnsi" w:hAnsiTheme="minorHAnsi" w:cstheme="minorHAnsi"/>
            <w:sz w:val="24"/>
            <w:szCs w:val="24"/>
            <w:lang w:val="en"/>
          </w:rPr>
          <w:t>;</w:t>
        </w:r>
      </w:ins>
      <w:ins w:id="71" w:author="Ingo Boltz" w:date="2020-08-03T19:20:00Z">
        <w:r w:rsidR="005B3675">
          <w:rPr>
            <w:rFonts w:asciiTheme="minorHAnsi" w:hAnsiTheme="minorHAnsi" w:cstheme="minorHAnsi"/>
            <w:sz w:val="24"/>
            <w:szCs w:val="24"/>
            <w:lang w:val="en"/>
          </w:rPr>
          <w:t xml:space="preserve"> the </w:t>
        </w:r>
      </w:ins>
      <w:ins w:id="72" w:author="Ingo Boltz" w:date="2020-08-03T19:21:00Z">
        <w:r w:rsidR="005B3675">
          <w:rPr>
            <w:rFonts w:asciiTheme="minorHAnsi" w:hAnsiTheme="minorHAnsi" w:cstheme="minorHAnsi"/>
            <w:sz w:val="24"/>
            <w:szCs w:val="24"/>
            <w:lang w:val="en"/>
          </w:rPr>
          <w:t>license</w:t>
        </w:r>
      </w:ins>
      <w:ins w:id="73" w:author="Ingo Boltz" w:date="2020-08-03T19:20:00Z">
        <w:r w:rsidR="005B3675">
          <w:rPr>
            <w:rFonts w:asciiTheme="minorHAnsi" w:hAnsiTheme="minorHAnsi" w:cstheme="minorHAnsi"/>
            <w:sz w:val="24"/>
            <w:szCs w:val="24"/>
            <w:lang w:val="en"/>
          </w:rPr>
          <w:t xml:space="preserve"> must be separate</w:t>
        </w:r>
      </w:ins>
      <w:ins w:id="74" w:author="Ingo Boltz" w:date="2020-08-03T19:21:00Z">
        <w:r w:rsidR="005B3675">
          <w:rPr>
            <w:rFonts w:asciiTheme="minorHAnsi" w:hAnsiTheme="minorHAnsi" w:cstheme="minorHAnsi"/>
            <w:sz w:val="24"/>
            <w:szCs w:val="24"/>
            <w:lang w:val="en"/>
          </w:rPr>
          <w:t>ly purchased and is not part of the open source code provided by International IDEA</w:t>
        </w:r>
      </w:ins>
      <w:r w:rsidR="0000340A">
        <w:rPr>
          <w:rFonts w:asciiTheme="minorHAnsi" w:hAnsiTheme="minorHAnsi" w:cstheme="minorHAnsi"/>
          <w:sz w:val="24"/>
          <w:szCs w:val="24"/>
          <w:lang w:val="en"/>
        </w:rPr>
        <w:t>.</w:t>
      </w:r>
    </w:p>
    <w:p w14:paraId="3BA363BC" w14:textId="77777777" w:rsidR="007A33E2" w:rsidRPr="00A131FC" w:rsidRDefault="007A33E2" w:rsidP="00B22149">
      <w:pPr>
        <w:spacing w:line="360" w:lineRule="auto"/>
        <w:jc w:val="both"/>
        <w:rPr>
          <w:rFonts w:asciiTheme="minorHAnsi" w:hAnsiTheme="minorHAnsi" w:cstheme="minorHAnsi"/>
        </w:rPr>
      </w:pPr>
    </w:p>
    <w:p w14:paraId="0635FC17" w14:textId="77777777" w:rsidR="00E37733" w:rsidRPr="00A131FC" w:rsidRDefault="00E37733"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To start using ThinkGeo we referenced the MapSuiteCode.dll file downloaded from the official site on the local repository.</w:t>
      </w:r>
      <w:r w:rsidR="0000340A">
        <w:rPr>
          <w:rFonts w:asciiTheme="minorHAnsi" w:hAnsiTheme="minorHAnsi" w:cstheme="minorHAnsi"/>
          <w:sz w:val="24"/>
          <w:szCs w:val="24"/>
          <w:lang w:val="en"/>
        </w:rPr>
        <w:t xml:space="preserve"> This can be achieved </w:t>
      </w:r>
      <w:del w:id="75" w:author="Ingo Boltz" w:date="2020-08-03T19:18:00Z">
        <w:r w:rsidR="0000340A" w:rsidDel="005B3675">
          <w:rPr>
            <w:rFonts w:asciiTheme="minorHAnsi" w:hAnsiTheme="minorHAnsi" w:cstheme="minorHAnsi"/>
            <w:sz w:val="24"/>
            <w:szCs w:val="24"/>
            <w:lang w:val="en"/>
          </w:rPr>
          <w:delText xml:space="preserve">by </w:delText>
        </w:r>
      </w:del>
      <w:ins w:id="76" w:author="Ingo Boltz" w:date="2020-08-03T19:18:00Z">
        <w:r w:rsidR="005B3675">
          <w:rPr>
            <w:rFonts w:asciiTheme="minorHAnsi" w:hAnsiTheme="minorHAnsi" w:cstheme="minorHAnsi"/>
            <w:sz w:val="24"/>
            <w:szCs w:val="24"/>
            <w:lang w:val="en"/>
          </w:rPr>
          <w:t>using</w:t>
        </w:r>
        <w:r w:rsidR="005B3675">
          <w:rPr>
            <w:rFonts w:asciiTheme="minorHAnsi" w:hAnsiTheme="minorHAnsi" w:cstheme="minorHAnsi"/>
            <w:sz w:val="24"/>
            <w:szCs w:val="24"/>
            <w:lang w:val="en"/>
          </w:rPr>
          <w:t xml:space="preserve"> </w:t>
        </w:r>
      </w:ins>
      <w:r w:rsidR="0000340A">
        <w:rPr>
          <w:rFonts w:asciiTheme="minorHAnsi" w:hAnsiTheme="minorHAnsi" w:cstheme="minorHAnsi"/>
          <w:sz w:val="24"/>
          <w:szCs w:val="24"/>
          <w:lang w:val="en"/>
        </w:rPr>
        <w:t xml:space="preserve">the </w:t>
      </w:r>
      <w:proofErr w:type="spellStart"/>
      <w:r w:rsidR="0000340A">
        <w:rPr>
          <w:rFonts w:asciiTheme="minorHAnsi" w:hAnsiTheme="minorHAnsi" w:cstheme="minorHAnsi"/>
          <w:sz w:val="24"/>
          <w:szCs w:val="24"/>
          <w:lang w:val="en"/>
        </w:rPr>
        <w:t>nuGet</w:t>
      </w:r>
      <w:proofErr w:type="spellEnd"/>
      <w:r w:rsidR="0000340A">
        <w:rPr>
          <w:rFonts w:asciiTheme="minorHAnsi" w:hAnsiTheme="minorHAnsi" w:cstheme="minorHAnsi"/>
          <w:sz w:val="24"/>
          <w:szCs w:val="24"/>
          <w:lang w:val="en"/>
        </w:rPr>
        <w:t xml:space="preserve"> package manager </w:t>
      </w:r>
      <w:del w:id="77" w:author="Ingo Boltz" w:date="2020-08-03T19:18:00Z">
        <w:r w:rsidR="0000340A" w:rsidDel="005B3675">
          <w:rPr>
            <w:rFonts w:asciiTheme="minorHAnsi" w:hAnsiTheme="minorHAnsi" w:cstheme="minorHAnsi"/>
            <w:sz w:val="24"/>
            <w:szCs w:val="24"/>
            <w:lang w:val="en"/>
          </w:rPr>
          <w:delText>too</w:delText>
        </w:r>
      </w:del>
      <w:ins w:id="78" w:author="Ingo Boltz" w:date="2020-08-03T19:18:00Z">
        <w:r w:rsidR="005B3675">
          <w:rPr>
            <w:rFonts w:asciiTheme="minorHAnsi" w:hAnsiTheme="minorHAnsi" w:cstheme="minorHAnsi"/>
            <w:sz w:val="24"/>
            <w:szCs w:val="24"/>
            <w:lang w:val="en"/>
          </w:rPr>
          <w:t>also</w:t>
        </w:r>
      </w:ins>
      <w:r w:rsidR="0000340A">
        <w:rPr>
          <w:rFonts w:asciiTheme="minorHAnsi" w:hAnsiTheme="minorHAnsi" w:cstheme="minorHAnsi"/>
          <w:sz w:val="24"/>
          <w:szCs w:val="24"/>
          <w:lang w:val="en"/>
        </w:rPr>
        <w:t>.</w:t>
      </w:r>
    </w:p>
    <w:p w14:paraId="6014BB32" w14:textId="77777777" w:rsidR="00770712" w:rsidRPr="00A131FC" w:rsidRDefault="00770712"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5255C90B" wp14:editId="400E7985">
            <wp:extent cx="3464824" cy="4692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591" cy="4697752"/>
                    </a:xfrm>
                    <a:prstGeom prst="rect">
                      <a:avLst/>
                    </a:prstGeom>
                  </pic:spPr>
                </pic:pic>
              </a:graphicData>
            </a:graphic>
          </wp:inline>
        </w:drawing>
      </w:r>
    </w:p>
    <w:p w14:paraId="165E59E3" w14:textId="77777777" w:rsidR="00770712" w:rsidRPr="00A131FC" w:rsidRDefault="00770712" w:rsidP="00B22149">
      <w:pPr>
        <w:spacing w:line="360" w:lineRule="auto"/>
        <w:jc w:val="both"/>
        <w:rPr>
          <w:rFonts w:asciiTheme="minorHAnsi" w:hAnsiTheme="minorHAnsi" w:cstheme="minorHAnsi"/>
        </w:rPr>
      </w:pPr>
    </w:p>
    <w:p w14:paraId="3CAB2272" w14:textId="77777777" w:rsidR="00770712" w:rsidRPr="00A131FC" w:rsidRDefault="00E3773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“Screenshot shows how MapSuiteCore.dll library has been included as a reference ready to be used </w:t>
      </w:r>
      <w:del w:id="79" w:author="Ingo Boltz" w:date="2020-08-03T19:22:00Z">
        <w:r w:rsidRPr="00A131FC" w:rsidDel="005B3675">
          <w:rPr>
            <w:rFonts w:asciiTheme="minorHAnsi" w:hAnsiTheme="minorHAnsi" w:cstheme="minorHAnsi"/>
            <w:i/>
            <w:sz w:val="24"/>
            <w:szCs w:val="24"/>
          </w:rPr>
          <w:delText>in all</w:delText>
        </w:r>
      </w:del>
      <w:ins w:id="80" w:author="Ingo Boltz" w:date="2020-08-03T19:22:00Z">
        <w:r w:rsidR="005B3675">
          <w:rPr>
            <w:rFonts w:asciiTheme="minorHAnsi" w:hAnsiTheme="minorHAnsi" w:cstheme="minorHAnsi"/>
            <w:i/>
            <w:sz w:val="24"/>
            <w:szCs w:val="24"/>
          </w:rPr>
          <w:t>throughout</w:t>
        </w:r>
      </w:ins>
      <w:r w:rsidRPr="00A131FC">
        <w:rPr>
          <w:rFonts w:asciiTheme="minorHAnsi" w:hAnsiTheme="minorHAnsi" w:cstheme="minorHAnsi"/>
          <w:i/>
          <w:sz w:val="24"/>
          <w:szCs w:val="24"/>
        </w:rPr>
        <w:t xml:space="preserve"> the project”</w:t>
      </w:r>
    </w:p>
    <w:p w14:paraId="0C55461C" w14:textId="77777777" w:rsidR="00770712" w:rsidRPr="00A131FC" w:rsidRDefault="00770712" w:rsidP="00B22149">
      <w:pPr>
        <w:spacing w:line="360" w:lineRule="auto"/>
        <w:jc w:val="both"/>
        <w:rPr>
          <w:rFonts w:asciiTheme="minorHAnsi" w:hAnsiTheme="minorHAnsi" w:cstheme="minorHAnsi"/>
        </w:rPr>
      </w:pPr>
    </w:p>
    <w:p w14:paraId="3E6F59B8" w14:textId="77777777" w:rsidR="00A25BA6" w:rsidRPr="00A131FC" w:rsidRDefault="00E3773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Inside the code,</w:t>
      </w:r>
      <w:r w:rsidR="00A25BA6" w:rsidRPr="00A131FC">
        <w:rPr>
          <w:rFonts w:asciiTheme="minorHAnsi" w:hAnsiTheme="minorHAnsi" w:cstheme="minorHAnsi"/>
          <w:sz w:val="24"/>
          <w:szCs w:val="24"/>
        </w:rPr>
        <w:t xml:space="preserve"> as an example, we captured pieces of code from RiskMapping usercontrol which is one of the most used control of the project.  </w:t>
      </w:r>
    </w:p>
    <w:p w14:paraId="50D1AE80" w14:textId="77777777" w:rsidR="00A25BA6" w:rsidRPr="00A131FC" w:rsidRDefault="00A25BA6" w:rsidP="00B22149">
      <w:pPr>
        <w:spacing w:line="360" w:lineRule="auto"/>
        <w:jc w:val="both"/>
        <w:rPr>
          <w:rFonts w:asciiTheme="minorHAnsi" w:hAnsiTheme="minorHAnsi" w:cstheme="minorHAnsi"/>
          <w:sz w:val="24"/>
          <w:szCs w:val="24"/>
        </w:rPr>
      </w:pPr>
    </w:p>
    <w:p w14:paraId="1720495B" w14:textId="77777777" w:rsidR="00770712" w:rsidRPr="00A131FC" w:rsidRDefault="00A25BA6" w:rsidP="00B22149">
      <w:pPr>
        <w:spacing w:line="360" w:lineRule="auto"/>
        <w:jc w:val="both"/>
        <w:rPr>
          <w:rFonts w:asciiTheme="minorHAnsi" w:hAnsiTheme="minorHAnsi" w:cstheme="minorHAnsi"/>
          <w:sz w:val="24"/>
          <w:szCs w:val="24"/>
        </w:rPr>
      </w:pPr>
      <w:commentRangeStart w:id="81"/>
      <w:r w:rsidRPr="00A131FC">
        <w:rPr>
          <w:rFonts w:asciiTheme="minorHAnsi" w:hAnsiTheme="minorHAnsi" w:cstheme="minorHAnsi"/>
          <w:sz w:val="24"/>
          <w:szCs w:val="24"/>
        </w:rPr>
        <w:t>The second step to use the library was accessed sections to let all ready</w:t>
      </w:r>
      <w:r w:rsidR="00C3155D" w:rsidRPr="00A131FC">
        <w:rPr>
          <w:rFonts w:asciiTheme="minorHAnsi" w:hAnsiTheme="minorHAnsi" w:cstheme="minorHAnsi"/>
          <w:sz w:val="24"/>
          <w:szCs w:val="24"/>
        </w:rPr>
        <w:t xml:space="preserve"> the code</w:t>
      </w:r>
      <w:r w:rsidRPr="00A131FC">
        <w:rPr>
          <w:rFonts w:asciiTheme="minorHAnsi" w:hAnsiTheme="minorHAnsi" w:cstheme="minorHAnsi"/>
          <w:sz w:val="24"/>
          <w:szCs w:val="24"/>
        </w:rPr>
        <w:t xml:space="preserve"> to be used </w:t>
      </w:r>
      <w:r w:rsidR="00957517" w:rsidRPr="00A131FC">
        <w:rPr>
          <w:rFonts w:asciiTheme="minorHAnsi" w:hAnsiTheme="minorHAnsi" w:cstheme="minorHAnsi"/>
          <w:sz w:val="24"/>
          <w:szCs w:val="24"/>
        </w:rPr>
        <w:t>any ware</w:t>
      </w:r>
      <w:r w:rsidRPr="00A131FC">
        <w:rPr>
          <w:rFonts w:asciiTheme="minorHAnsi" w:hAnsiTheme="minorHAnsi" w:cstheme="minorHAnsi"/>
          <w:sz w:val="24"/>
          <w:szCs w:val="24"/>
        </w:rPr>
        <w:t xml:space="preserve"> of the </w:t>
      </w:r>
      <w:proofErr w:type="spellStart"/>
      <w:r w:rsidRPr="00A131FC">
        <w:rPr>
          <w:rFonts w:asciiTheme="minorHAnsi" w:hAnsiTheme="minorHAnsi" w:cstheme="minorHAnsi"/>
          <w:sz w:val="24"/>
          <w:szCs w:val="24"/>
        </w:rPr>
        <w:t>usercontrol</w:t>
      </w:r>
      <w:proofErr w:type="spellEnd"/>
      <w:r w:rsidRPr="00A131FC">
        <w:rPr>
          <w:rFonts w:asciiTheme="minorHAnsi" w:hAnsiTheme="minorHAnsi" w:cstheme="minorHAnsi"/>
          <w:sz w:val="24"/>
          <w:szCs w:val="24"/>
        </w:rPr>
        <w:t>.</w:t>
      </w:r>
      <w:commentRangeEnd w:id="81"/>
      <w:r w:rsidR="005B3675">
        <w:rPr>
          <w:rStyle w:val="CommentReference"/>
        </w:rPr>
        <w:commentReference w:id="81"/>
      </w:r>
    </w:p>
    <w:p w14:paraId="4CAAEE44" w14:textId="77777777" w:rsidR="00E37733" w:rsidRPr="00A131FC" w:rsidRDefault="00E37733" w:rsidP="00B22149">
      <w:pPr>
        <w:spacing w:line="360" w:lineRule="auto"/>
        <w:jc w:val="both"/>
        <w:rPr>
          <w:rFonts w:asciiTheme="minorHAnsi" w:hAnsiTheme="minorHAnsi" w:cstheme="minorHAnsi"/>
          <w:sz w:val="24"/>
          <w:szCs w:val="24"/>
        </w:rPr>
      </w:pPr>
    </w:p>
    <w:p w14:paraId="5483881C" w14:textId="77777777" w:rsidR="00770712" w:rsidRPr="00A131FC" w:rsidRDefault="0077071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sz w:val="24"/>
          <w:szCs w:val="24"/>
        </w:rPr>
        <w:lastRenderedPageBreak/>
        <w:drawing>
          <wp:inline distT="0" distB="0" distL="0" distR="0" wp14:anchorId="0658CAF2" wp14:editId="176E6169">
            <wp:extent cx="6000750" cy="16910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4451" cy="1711788"/>
                    </a:xfrm>
                    <a:prstGeom prst="rect">
                      <a:avLst/>
                    </a:prstGeom>
                  </pic:spPr>
                </pic:pic>
              </a:graphicData>
            </a:graphic>
          </wp:inline>
        </w:drawing>
      </w:r>
    </w:p>
    <w:p w14:paraId="5509791B" w14:textId="77777777" w:rsidR="00770712" w:rsidRPr="00A131FC" w:rsidRDefault="00770712" w:rsidP="00B22149">
      <w:pPr>
        <w:spacing w:line="360" w:lineRule="auto"/>
        <w:jc w:val="both"/>
        <w:rPr>
          <w:rFonts w:asciiTheme="minorHAnsi" w:hAnsiTheme="minorHAnsi" w:cstheme="minorHAnsi"/>
          <w:sz w:val="24"/>
          <w:szCs w:val="24"/>
        </w:rPr>
      </w:pPr>
    </w:p>
    <w:p w14:paraId="6777DFF7" w14:textId="77777777" w:rsidR="00770712" w:rsidRPr="00A131FC" w:rsidRDefault="00A25BA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“ThinkGeo.MapSuite.Core and ThinkGeo.MapSuite.DesktopEdition are the core of the library that should always be accessed.</w:t>
      </w:r>
      <w:r w:rsidR="005F0A79" w:rsidRPr="00A131FC">
        <w:rPr>
          <w:rFonts w:asciiTheme="minorHAnsi" w:hAnsiTheme="minorHAnsi" w:cstheme="minorHAnsi"/>
          <w:i/>
          <w:sz w:val="24"/>
          <w:szCs w:val="24"/>
        </w:rPr>
        <w:t xml:space="preserve"> We also can see a new </w:t>
      </w:r>
      <w:r w:rsidR="00957517" w:rsidRPr="00A131FC">
        <w:rPr>
          <w:rFonts w:asciiTheme="minorHAnsi" w:hAnsiTheme="minorHAnsi" w:cstheme="minorHAnsi"/>
          <w:i/>
          <w:sz w:val="24"/>
          <w:szCs w:val="24"/>
        </w:rPr>
        <w:t>initialized</w:t>
      </w:r>
      <w:r w:rsidR="005F0A79" w:rsidRPr="00A131FC">
        <w:rPr>
          <w:rFonts w:asciiTheme="minorHAnsi" w:hAnsiTheme="minorHAnsi" w:cstheme="minorHAnsi"/>
          <w:i/>
          <w:sz w:val="24"/>
          <w:szCs w:val="24"/>
        </w:rPr>
        <w:t xml:space="preserve"> ThinkGeoMarker </w:t>
      </w:r>
      <w:r w:rsidR="00957517" w:rsidRPr="00A131FC">
        <w:rPr>
          <w:rFonts w:asciiTheme="minorHAnsi" w:hAnsiTheme="minorHAnsi" w:cstheme="minorHAnsi"/>
          <w:i/>
          <w:sz w:val="24"/>
          <w:szCs w:val="24"/>
        </w:rPr>
        <w:t>object</w:t>
      </w:r>
      <w:r w:rsidR="005F0A79" w:rsidRPr="00A131FC">
        <w:rPr>
          <w:rFonts w:asciiTheme="minorHAnsi" w:hAnsiTheme="minorHAnsi" w:cstheme="minorHAnsi"/>
          <w:i/>
          <w:sz w:val="24"/>
          <w:szCs w:val="24"/>
        </w:rPr>
        <w:t xml:space="preserve"> from the library.</w:t>
      </w:r>
      <w:r w:rsidRPr="00A131FC">
        <w:rPr>
          <w:rFonts w:asciiTheme="minorHAnsi" w:hAnsiTheme="minorHAnsi" w:cstheme="minorHAnsi"/>
          <w:i/>
          <w:sz w:val="24"/>
          <w:szCs w:val="24"/>
        </w:rPr>
        <w:t>”</w:t>
      </w:r>
    </w:p>
    <w:p w14:paraId="7CD7FACA" w14:textId="77777777" w:rsidR="00186C7E" w:rsidRPr="00A131FC" w:rsidRDefault="00186C7E" w:rsidP="00B22149">
      <w:pPr>
        <w:spacing w:line="360" w:lineRule="auto"/>
        <w:jc w:val="both"/>
        <w:rPr>
          <w:rFonts w:asciiTheme="minorHAnsi" w:hAnsiTheme="minorHAnsi" w:cstheme="minorHAnsi"/>
          <w:sz w:val="24"/>
          <w:szCs w:val="24"/>
        </w:rPr>
      </w:pPr>
    </w:p>
    <w:p w14:paraId="04BD2573" w14:textId="77777777" w:rsidR="00186C7E" w:rsidRPr="00A131FC" w:rsidRDefault="00186C7E" w:rsidP="00B22149">
      <w:pPr>
        <w:spacing w:line="360" w:lineRule="auto"/>
        <w:jc w:val="both"/>
        <w:rPr>
          <w:rFonts w:asciiTheme="minorHAnsi" w:hAnsiTheme="minorHAnsi" w:cstheme="minorHAnsi"/>
        </w:rPr>
      </w:pPr>
    </w:p>
    <w:p w14:paraId="67526F3D" w14:textId="77777777" w:rsidR="00186C7E" w:rsidRPr="00A131FC" w:rsidRDefault="00186C7E" w:rsidP="00B22149">
      <w:pPr>
        <w:spacing w:line="360" w:lineRule="auto"/>
        <w:jc w:val="both"/>
        <w:rPr>
          <w:rFonts w:asciiTheme="minorHAnsi" w:hAnsiTheme="minorHAnsi" w:cstheme="minorHAnsi"/>
        </w:rPr>
      </w:pPr>
    </w:p>
    <w:p w14:paraId="6082556B" w14:textId="77777777" w:rsidR="00186C7E" w:rsidRPr="00A131FC" w:rsidRDefault="00186C7E"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09BB52B" wp14:editId="7081D2B0">
            <wp:extent cx="6120130" cy="374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42690"/>
                    </a:xfrm>
                    <a:prstGeom prst="rect">
                      <a:avLst/>
                    </a:prstGeom>
                  </pic:spPr>
                </pic:pic>
              </a:graphicData>
            </a:graphic>
          </wp:inline>
        </w:drawing>
      </w:r>
    </w:p>
    <w:p w14:paraId="0313D70C" w14:textId="77777777" w:rsidR="00186C7E" w:rsidRPr="00A131FC" w:rsidRDefault="00186C7E" w:rsidP="00B22149">
      <w:pPr>
        <w:spacing w:line="360" w:lineRule="auto"/>
        <w:jc w:val="both"/>
        <w:rPr>
          <w:rFonts w:asciiTheme="minorHAnsi" w:hAnsiTheme="minorHAnsi" w:cstheme="minorHAnsi"/>
        </w:rPr>
      </w:pPr>
    </w:p>
    <w:p w14:paraId="2B2D8D6D" w14:textId="77777777" w:rsidR="00034205" w:rsidRPr="00A131FC" w:rsidRDefault="00034205" w:rsidP="00B22149">
      <w:pPr>
        <w:spacing w:line="360" w:lineRule="auto"/>
        <w:jc w:val="both"/>
        <w:rPr>
          <w:rFonts w:asciiTheme="minorHAnsi" w:hAnsiTheme="minorHAnsi" w:cstheme="minorHAnsi"/>
          <w:sz w:val="24"/>
          <w:szCs w:val="24"/>
        </w:rPr>
      </w:pPr>
    </w:p>
    <w:p w14:paraId="0D974C92" w14:textId="77777777" w:rsidR="00735505" w:rsidRPr="00A131FC" w:rsidRDefault="00C3155D"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w:t>
      </w:r>
      <w:del w:id="82" w:author="Ingo Boltz" w:date="2020-08-03T19:23:00Z">
        <w:r w:rsidRPr="00A131FC" w:rsidDel="005B3675">
          <w:rPr>
            <w:rFonts w:asciiTheme="minorHAnsi" w:hAnsiTheme="minorHAnsi" w:cstheme="minorHAnsi"/>
            <w:i/>
            <w:sz w:val="24"/>
            <w:szCs w:val="24"/>
          </w:rPr>
          <w:delText xml:space="preserve">other </w:delText>
        </w:r>
      </w:del>
      <w:ins w:id="83" w:author="Ingo Boltz" w:date="2020-08-03T19:23:00Z">
        <w:r w:rsidR="005B3675" w:rsidRPr="00A131FC">
          <w:rPr>
            <w:rFonts w:asciiTheme="minorHAnsi" w:hAnsiTheme="minorHAnsi" w:cstheme="minorHAnsi"/>
            <w:i/>
            <w:sz w:val="24"/>
            <w:szCs w:val="24"/>
          </w:rPr>
          <w:t xml:space="preserve"> </w:t>
        </w:r>
      </w:ins>
      <w:r w:rsidRPr="00A131FC">
        <w:rPr>
          <w:rFonts w:asciiTheme="minorHAnsi" w:hAnsiTheme="minorHAnsi" w:cstheme="minorHAnsi"/>
          <w:i/>
          <w:sz w:val="24"/>
          <w:szCs w:val="24"/>
        </w:rPr>
        <w:t xml:space="preserve">screenshot shows </w:t>
      </w:r>
      <w:ins w:id="84" w:author="Ingo Boltz" w:date="2020-08-03T19:23:00Z">
        <w:r w:rsidR="005B3675">
          <w:rPr>
            <w:rFonts w:asciiTheme="minorHAnsi" w:hAnsiTheme="minorHAnsi" w:cstheme="minorHAnsi"/>
            <w:i/>
            <w:sz w:val="24"/>
            <w:szCs w:val="24"/>
          </w:rPr>
          <w:t>an</w:t>
        </w:r>
      </w:ins>
      <w:r w:rsidRPr="00A131FC">
        <w:rPr>
          <w:rFonts w:asciiTheme="minorHAnsi" w:hAnsiTheme="minorHAnsi" w:cstheme="minorHAnsi"/>
          <w:i/>
          <w:sz w:val="24"/>
          <w:szCs w:val="24"/>
        </w:rPr>
        <w:t>other example on how</w:t>
      </w:r>
      <w:ins w:id="85" w:author="Ingo Boltz" w:date="2020-08-03T19:23:00Z">
        <w:r w:rsidR="005B3675">
          <w:rPr>
            <w:rFonts w:asciiTheme="minorHAnsi" w:hAnsiTheme="minorHAnsi" w:cstheme="minorHAnsi"/>
            <w:i/>
            <w:sz w:val="24"/>
            <w:szCs w:val="24"/>
          </w:rPr>
          <w:t xml:space="preserve"> to</w:t>
        </w:r>
      </w:ins>
      <w:r w:rsidRPr="00A131FC">
        <w:rPr>
          <w:rFonts w:asciiTheme="minorHAnsi" w:hAnsiTheme="minorHAnsi" w:cstheme="minorHAnsi"/>
          <w:i/>
          <w:sz w:val="24"/>
          <w:szCs w:val="24"/>
        </w:rPr>
        <w:t xml:space="preserve"> instance new objects from the library as part of the variable declaration section of the </w:t>
      </w:r>
      <w:r w:rsidR="006770DB" w:rsidRPr="00A131FC">
        <w:rPr>
          <w:rFonts w:asciiTheme="minorHAnsi" w:hAnsiTheme="minorHAnsi" w:cstheme="minorHAnsi"/>
          <w:i/>
          <w:sz w:val="24"/>
          <w:szCs w:val="24"/>
        </w:rPr>
        <w:t>class</w:t>
      </w:r>
      <w:r w:rsidRPr="00A131FC">
        <w:rPr>
          <w:rFonts w:asciiTheme="minorHAnsi" w:hAnsiTheme="minorHAnsi" w:cstheme="minorHAnsi"/>
          <w:i/>
          <w:sz w:val="24"/>
          <w:szCs w:val="24"/>
        </w:rPr>
        <w:t>”</w:t>
      </w:r>
    </w:p>
    <w:p w14:paraId="0061297A" w14:textId="77777777" w:rsidR="00735505" w:rsidRPr="00A131FC" w:rsidRDefault="00735505" w:rsidP="00B22149">
      <w:pPr>
        <w:spacing w:line="360" w:lineRule="auto"/>
        <w:jc w:val="both"/>
        <w:rPr>
          <w:rFonts w:asciiTheme="minorHAnsi" w:hAnsiTheme="minorHAnsi" w:cstheme="minorHAnsi"/>
          <w:sz w:val="24"/>
          <w:szCs w:val="24"/>
        </w:rPr>
      </w:pPr>
    </w:p>
    <w:p w14:paraId="2A80D5C9" w14:textId="77777777" w:rsidR="006770DB" w:rsidRPr="00A131FC" w:rsidRDefault="006770DB" w:rsidP="00B22149">
      <w:pPr>
        <w:spacing w:line="360" w:lineRule="auto"/>
        <w:jc w:val="both"/>
        <w:rPr>
          <w:rFonts w:asciiTheme="minorHAnsi" w:hAnsiTheme="minorHAnsi" w:cstheme="minorHAnsi"/>
          <w:sz w:val="24"/>
          <w:szCs w:val="24"/>
        </w:rPr>
      </w:pPr>
    </w:p>
    <w:p w14:paraId="2B9636CC" w14:textId="77777777" w:rsidR="006770DB" w:rsidRPr="00A131FC" w:rsidRDefault="006770DB"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lastRenderedPageBreak/>
        <w:t xml:space="preserve">After </w:t>
      </w:r>
      <w:del w:id="86" w:author="Ingo Boltz" w:date="2020-08-03T19:24:00Z">
        <w:r w:rsidR="00F91E1A" w:rsidRPr="00A131FC" w:rsidDel="005B3675">
          <w:rPr>
            <w:rFonts w:asciiTheme="minorHAnsi" w:hAnsiTheme="minorHAnsi" w:cstheme="minorHAnsi"/>
            <w:sz w:val="24"/>
            <w:szCs w:val="24"/>
          </w:rPr>
          <w:delText>initialize</w:delText>
        </w:r>
        <w:r w:rsidRPr="00A131FC" w:rsidDel="005B3675">
          <w:rPr>
            <w:rFonts w:asciiTheme="minorHAnsi" w:hAnsiTheme="minorHAnsi" w:cstheme="minorHAnsi"/>
            <w:sz w:val="24"/>
            <w:szCs w:val="24"/>
          </w:rPr>
          <w:delText xml:space="preserve"> </w:delText>
        </w:r>
      </w:del>
      <w:ins w:id="87" w:author="Ingo Boltz" w:date="2020-08-03T19:24:00Z">
        <w:r w:rsidR="005B3675" w:rsidRPr="00A131FC">
          <w:rPr>
            <w:rFonts w:asciiTheme="minorHAnsi" w:hAnsiTheme="minorHAnsi" w:cstheme="minorHAnsi"/>
            <w:sz w:val="24"/>
            <w:szCs w:val="24"/>
          </w:rPr>
          <w:t>initializ</w:t>
        </w:r>
        <w:r w:rsidR="005B3675">
          <w:rPr>
            <w:rFonts w:asciiTheme="minorHAnsi" w:hAnsiTheme="minorHAnsi" w:cstheme="minorHAnsi"/>
            <w:sz w:val="24"/>
            <w:szCs w:val="24"/>
          </w:rPr>
          <w:t>ing</w:t>
        </w:r>
        <w:r w:rsidR="005B3675"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the object it is time to explain how to call inside methods, private properties and all type of facilities that this </w:t>
      </w:r>
      <w:r w:rsidR="00F91E1A" w:rsidRPr="00A131FC">
        <w:rPr>
          <w:rFonts w:asciiTheme="minorHAnsi" w:hAnsiTheme="minorHAnsi" w:cstheme="minorHAnsi"/>
          <w:sz w:val="24"/>
          <w:szCs w:val="24"/>
        </w:rPr>
        <w:t>powerful</w:t>
      </w:r>
      <w:r w:rsidRPr="00A131FC">
        <w:rPr>
          <w:rFonts w:asciiTheme="minorHAnsi" w:hAnsiTheme="minorHAnsi" w:cstheme="minorHAnsi"/>
          <w:sz w:val="24"/>
          <w:szCs w:val="24"/>
        </w:rPr>
        <w:t xml:space="preserve"> complete library can provide.</w:t>
      </w:r>
    </w:p>
    <w:p w14:paraId="3CC0E981" w14:textId="77777777" w:rsidR="006770DB" w:rsidRPr="00A131FC" w:rsidRDefault="006770DB" w:rsidP="00B22149">
      <w:pPr>
        <w:spacing w:line="360" w:lineRule="auto"/>
        <w:jc w:val="both"/>
        <w:rPr>
          <w:rFonts w:asciiTheme="minorHAnsi" w:hAnsiTheme="minorHAnsi" w:cstheme="minorHAnsi"/>
        </w:rPr>
      </w:pPr>
    </w:p>
    <w:p w14:paraId="4FCAD8F2" w14:textId="77777777" w:rsidR="00735505" w:rsidRPr="00A131FC" w:rsidRDefault="00735505"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3F7CA040" wp14:editId="2B1C9570">
            <wp:extent cx="6120130" cy="1561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561465"/>
                    </a:xfrm>
                    <a:prstGeom prst="rect">
                      <a:avLst/>
                    </a:prstGeom>
                  </pic:spPr>
                </pic:pic>
              </a:graphicData>
            </a:graphic>
          </wp:inline>
        </w:drawing>
      </w:r>
    </w:p>
    <w:p w14:paraId="33F1A903" w14:textId="77777777" w:rsidR="00034205" w:rsidRPr="00A131FC" w:rsidRDefault="00034205" w:rsidP="00B22149">
      <w:pPr>
        <w:spacing w:line="360" w:lineRule="auto"/>
        <w:jc w:val="both"/>
        <w:rPr>
          <w:rFonts w:asciiTheme="minorHAnsi" w:hAnsiTheme="minorHAnsi" w:cstheme="minorHAnsi"/>
          <w:sz w:val="24"/>
          <w:szCs w:val="24"/>
        </w:rPr>
      </w:pPr>
    </w:p>
    <w:p w14:paraId="58ED9D8C" w14:textId="77777777" w:rsidR="00735505" w:rsidRPr="00A131FC" w:rsidRDefault="00F91E1A" w:rsidP="00B22149">
      <w:pPr>
        <w:spacing w:line="360" w:lineRule="auto"/>
        <w:jc w:val="both"/>
        <w:rPr>
          <w:rFonts w:asciiTheme="minorHAnsi" w:hAnsiTheme="minorHAnsi" w:cstheme="minorHAnsi"/>
          <w:i/>
          <w:sz w:val="24"/>
          <w:szCs w:val="24"/>
        </w:rPr>
      </w:pPr>
      <w:r w:rsidRPr="00A131FC">
        <w:rPr>
          <w:rFonts w:asciiTheme="minorHAnsi" w:hAnsiTheme="minorHAnsi" w:cstheme="minorHAnsi"/>
          <w:sz w:val="24"/>
          <w:szCs w:val="24"/>
        </w:rPr>
        <w:t>“</w:t>
      </w:r>
      <w:r w:rsidRPr="00A131FC">
        <w:rPr>
          <w:rFonts w:asciiTheme="minorHAnsi" w:hAnsiTheme="minorHAnsi" w:cstheme="minorHAnsi"/>
          <w:i/>
          <w:sz w:val="24"/>
          <w:szCs w:val="24"/>
        </w:rPr>
        <w:t>Get all visible Markers</w:t>
      </w:r>
      <w:r w:rsidR="00131DD3" w:rsidRPr="00A131FC">
        <w:rPr>
          <w:rFonts w:asciiTheme="minorHAnsi" w:hAnsiTheme="minorHAnsi" w:cstheme="minorHAnsi"/>
          <w:i/>
          <w:sz w:val="24"/>
          <w:szCs w:val="24"/>
        </w:rPr>
        <w:t xml:space="preserve"> from the model of ThinkGeo</w:t>
      </w:r>
      <w:r w:rsidRPr="00A131FC">
        <w:rPr>
          <w:rFonts w:asciiTheme="minorHAnsi" w:hAnsiTheme="minorHAnsi" w:cstheme="minorHAnsi"/>
          <w:i/>
          <w:sz w:val="24"/>
          <w:szCs w:val="24"/>
        </w:rPr>
        <w:t>”</w:t>
      </w:r>
    </w:p>
    <w:p w14:paraId="2EC1EC50" w14:textId="77777777" w:rsidR="00F91E1A" w:rsidRPr="00A131FC" w:rsidRDefault="00F91E1A" w:rsidP="00B22149">
      <w:pPr>
        <w:spacing w:line="360" w:lineRule="auto"/>
        <w:jc w:val="both"/>
        <w:rPr>
          <w:rFonts w:asciiTheme="minorHAnsi" w:hAnsiTheme="minorHAnsi" w:cstheme="minorHAnsi"/>
        </w:rPr>
      </w:pPr>
    </w:p>
    <w:p w14:paraId="6093747B" w14:textId="77777777" w:rsidR="0054794A" w:rsidRPr="00A131FC" w:rsidRDefault="0054794A" w:rsidP="00B22149">
      <w:pPr>
        <w:spacing w:line="360" w:lineRule="auto"/>
        <w:jc w:val="both"/>
        <w:rPr>
          <w:rFonts w:asciiTheme="minorHAnsi" w:hAnsiTheme="minorHAnsi" w:cstheme="minorHAnsi"/>
        </w:rPr>
      </w:pPr>
    </w:p>
    <w:p w14:paraId="13E86E19" w14:textId="77777777" w:rsidR="0054794A" w:rsidRPr="00A131FC" w:rsidRDefault="0054794A" w:rsidP="00B22149">
      <w:pPr>
        <w:autoSpaceDE w:val="0"/>
        <w:autoSpaceDN w:val="0"/>
        <w:adjustRightInd w:val="0"/>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In Idea.Facade we can find the </w:t>
      </w:r>
      <w:proofErr w:type="spellStart"/>
      <w:r w:rsidRPr="00A131FC">
        <w:rPr>
          <w:rFonts w:asciiTheme="minorHAnsi" w:hAnsiTheme="minorHAnsi" w:cstheme="minorHAnsi"/>
          <w:sz w:val="24"/>
          <w:szCs w:val="24"/>
        </w:rPr>
        <w:t>KmlGeoCanvas</w:t>
      </w:r>
      <w:proofErr w:type="spellEnd"/>
      <w:r w:rsidRPr="00A131FC">
        <w:rPr>
          <w:rFonts w:asciiTheme="minorHAnsi" w:hAnsiTheme="minorHAnsi" w:cstheme="minorHAnsi"/>
          <w:sz w:val="24"/>
          <w:szCs w:val="24"/>
        </w:rPr>
        <w:t xml:space="preserve"> class inherit</w:t>
      </w:r>
      <w:ins w:id="88" w:author="Ingo Boltz" w:date="2020-08-03T19:24:00Z">
        <w:r w:rsidR="005B3675">
          <w:rPr>
            <w:rFonts w:asciiTheme="minorHAnsi" w:hAnsiTheme="minorHAnsi" w:cstheme="minorHAnsi"/>
            <w:sz w:val="24"/>
            <w:szCs w:val="24"/>
          </w:rPr>
          <w:t>ed</w:t>
        </w:r>
      </w:ins>
      <w:r w:rsidRPr="00A131FC">
        <w:rPr>
          <w:rFonts w:asciiTheme="minorHAnsi" w:hAnsiTheme="minorHAnsi" w:cstheme="minorHAnsi"/>
          <w:sz w:val="24"/>
          <w:szCs w:val="24"/>
        </w:rPr>
        <w:t xml:space="preserve"> from </w:t>
      </w:r>
      <w:proofErr w:type="spellStart"/>
      <w:r w:rsidRPr="00A131FC">
        <w:rPr>
          <w:rFonts w:asciiTheme="minorHAnsi" w:hAnsiTheme="minorHAnsi" w:cstheme="minorHAnsi"/>
          <w:sz w:val="24"/>
          <w:szCs w:val="24"/>
        </w:rPr>
        <w:t>ThinkGeo.MapSuite.Core</w:t>
      </w:r>
      <w:r w:rsidR="009F59BD" w:rsidRPr="00A131FC">
        <w:rPr>
          <w:rFonts w:asciiTheme="minorHAnsi" w:hAnsiTheme="minorHAnsi" w:cstheme="minorHAnsi"/>
          <w:sz w:val="24"/>
          <w:szCs w:val="24"/>
        </w:rPr>
        <w:t>.GeoCanvas</w:t>
      </w:r>
      <w:proofErr w:type="spellEnd"/>
      <w:r w:rsidR="00AD6F46" w:rsidRPr="00A131FC">
        <w:rPr>
          <w:rFonts w:asciiTheme="minorHAnsi" w:hAnsiTheme="minorHAnsi" w:cstheme="minorHAnsi"/>
          <w:color w:val="000000"/>
          <w:sz w:val="24"/>
          <w:szCs w:val="24"/>
        </w:rPr>
        <w:t xml:space="preserve"> </w:t>
      </w:r>
      <w:r w:rsidR="00AD6F46" w:rsidRPr="00A131FC">
        <w:rPr>
          <w:rFonts w:asciiTheme="minorHAnsi" w:hAnsiTheme="minorHAnsi" w:cstheme="minorHAnsi"/>
          <w:sz w:val="24"/>
          <w:szCs w:val="24"/>
        </w:rPr>
        <w:t xml:space="preserve">that </w:t>
      </w:r>
      <w:r w:rsidR="009F59BD" w:rsidRPr="00A131FC">
        <w:rPr>
          <w:rFonts w:asciiTheme="minorHAnsi" w:hAnsiTheme="minorHAnsi" w:cstheme="minorHAnsi"/>
          <w:sz w:val="24"/>
          <w:szCs w:val="24"/>
        </w:rPr>
        <w:t xml:space="preserve">allows you to implement different drawing systems, such as GDI+, GDI, or WPF. It can also be used for other systems, such as PDF.  </w:t>
      </w:r>
    </w:p>
    <w:p w14:paraId="56D47FA2" w14:textId="77777777" w:rsidR="00F72C3E" w:rsidRPr="00A131FC" w:rsidRDefault="00F72C3E" w:rsidP="00B22149">
      <w:pPr>
        <w:autoSpaceDE w:val="0"/>
        <w:autoSpaceDN w:val="0"/>
        <w:adjustRightInd w:val="0"/>
        <w:spacing w:line="360" w:lineRule="auto"/>
        <w:jc w:val="both"/>
        <w:rPr>
          <w:rFonts w:asciiTheme="minorHAnsi" w:hAnsiTheme="minorHAnsi" w:cstheme="minorHAnsi"/>
          <w:sz w:val="24"/>
          <w:szCs w:val="24"/>
        </w:rPr>
      </w:pPr>
    </w:p>
    <w:p w14:paraId="31315FCA" w14:textId="77777777" w:rsidR="0054794A" w:rsidRPr="00A131FC" w:rsidRDefault="0054794A" w:rsidP="00B22149">
      <w:pPr>
        <w:spacing w:line="360" w:lineRule="auto"/>
        <w:jc w:val="both"/>
        <w:rPr>
          <w:rFonts w:asciiTheme="minorHAnsi" w:hAnsiTheme="minorHAnsi" w:cstheme="minorHAnsi"/>
        </w:rPr>
      </w:pPr>
    </w:p>
    <w:p w14:paraId="4E349E7A" w14:textId="77777777" w:rsidR="0054794A" w:rsidRPr="00A131FC" w:rsidRDefault="0054794A"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29DA988" wp14:editId="757D7097">
            <wp:extent cx="6120130"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86405"/>
                    </a:xfrm>
                    <a:prstGeom prst="rect">
                      <a:avLst/>
                    </a:prstGeom>
                  </pic:spPr>
                </pic:pic>
              </a:graphicData>
            </a:graphic>
          </wp:inline>
        </w:drawing>
      </w:r>
    </w:p>
    <w:p w14:paraId="53B07CD8" w14:textId="77777777" w:rsidR="00034205" w:rsidRPr="00A131FC" w:rsidRDefault="00034205" w:rsidP="00B22149">
      <w:pPr>
        <w:spacing w:line="360" w:lineRule="auto"/>
        <w:jc w:val="both"/>
        <w:rPr>
          <w:rFonts w:asciiTheme="minorHAnsi" w:hAnsiTheme="minorHAnsi" w:cstheme="minorHAnsi"/>
          <w:i/>
          <w:sz w:val="24"/>
          <w:szCs w:val="24"/>
        </w:rPr>
      </w:pPr>
    </w:p>
    <w:p w14:paraId="34B25218" w14:textId="77777777" w:rsidR="0054794A" w:rsidRPr="00A131FC" w:rsidRDefault="0054794A"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9F59BD" w:rsidRPr="00A131FC">
        <w:rPr>
          <w:rFonts w:asciiTheme="minorHAnsi" w:hAnsiTheme="minorHAnsi" w:cstheme="minorHAnsi"/>
          <w:i/>
          <w:sz w:val="24"/>
          <w:szCs w:val="24"/>
        </w:rPr>
        <w:t>In this example we can see KmlGeoCanvas class included on the Idea.Facade</w:t>
      </w:r>
      <w:r w:rsidRPr="00A131FC">
        <w:rPr>
          <w:rFonts w:asciiTheme="minorHAnsi" w:hAnsiTheme="minorHAnsi" w:cstheme="minorHAnsi"/>
          <w:i/>
          <w:sz w:val="24"/>
          <w:szCs w:val="24"/>
        </w:rPr>
        <w:t>”</w:t>
      </w:r>
    </w:p>
    <w:p w14:paraId="38044493" w14:textId="77777777" w:rsidR="00EA642E" w:rsidRPr="00A131FC" w:rsidRDefault="00EA642E" w:rsidP="00B22149">
      <w:pPr>
        <w:spacing w:line="360" w:lineRule="auto"/>
        <w:jc w:val="both"/>
        <w:rPr>
          <w:rFonts w:asciiTheme="minorHAnsi" w:hAnsiTheme="minorHAnsi" w:cstheme="minorHAnsi"/>
          <w:i/>
          <w:sz w:val="24"/>
          <w:szCs w:val="24"/>
        </w:rPr>
      </w:pPr>
    </w:p>
    <w:p w14:paraId="16C79DC9" w14:textId="77777777" w:rsidR="00563BA8" w:rsidRDefault="00563BA8" w:rsidP="00B22149">
      <w:pPr>
        <w:pStyle w:val="Heading1"/>
        <w:spacing w:line="360" w:lineRule="auto"/>
        <w:jc w:val="both"/>
        <w:rPr>
          <w:rFonts w:asciiTheme="minorHAnsi" w:hAnsiTheme="minorHAnsi" w:cstheme="minorHAnsi"/>
          <w:sz w:val="28"/>
          <w:szCs w:val="22"/>
        </w:rPr>
      </w:pPr>
      <w:bookmarkStart w:id="89" w:name="_Toc46220585"/>
      <w:r>
        <w:rPr>
          <w:rFonts w:asciiTheme="minorHAnsi" w:hAnsiTheme="minorHAnsi" w:cstheme="minorHAnsi"/>
          <w:sz w:val="28"/>
          <w:szCs w:val="22"/>
        </w:rPr>
        <w:lastRenderedPageBreak/>
        <w:t>Installation Projects</w:t>
      </w:r>
      <w:bookmarkEnd w:id="89"/>
    </w:p>
    <w:p w14:paraId="02FCEE75" w14:textId="77777777" w:rsidR="00563BA8" w:rsidRPr="00B33877" w:rsidRDefault="00563BA8" w:rsidP="00B33877">
      <w:pPr>
        <w:spacing w:line="360" w:lineRule="auto"/>
        <w:rPr>
          <w:rFonts w:asciiTheme="minorHAnsi" w:hAnsiTheme="minorHAnsi" w:cstheme="minorHAnsi"/>
        </w:rPr>
      </w:pPr>
      <w:r w:rsidRPr="00B33877">
        <w:rPr>
          <w:rFonts w:asciiTheme="minorHAnsi" w:hAnsiTheme="minorHAnsi" w:cstheme="minorHAnsi"/>
        </w:rPr>
        <w:t xml:space="preserve">To generate the executable files that are required in order to install both the client and the server, you will need to set </w:t>
      </w:r>
      <w:del w:id="90" w:author="Ingo Boltz" w:date="2020-08-03T19:24:00Z">
        <w:r w:rsidRPr="00B33877" w:rsidDel="005B3675">
          <w:rPr>
            <w:rFonts w:asciiTheme="minorHAnsi" w:hAnsiTheme="minorHAnsi" w:cstheme="minorHAnsi"/>
          </w:rPr>
          <w:delText xml:space="preserve">to </w:delText>
        </w:r>
      </w:del>
      <w:ins w:id="91" w:author="Ingo Boltz" w:date="2020-08-03T19:24:00Z">
        <w:r w:rsidR="005B3675">
          <w:rPr>
            <w:rFonts w:asciiTheme="minorHAnsi" w:hAnsiTheme="minorHAnsi" w:cstheme="minorHAnsi"/>
          </w:rPr>
          <w:t>the</w:t>
        </w:r>
        <w:bookmarkStart w:id="92" w:name="_GoBack"/>
        <w:bookmarkEnd w:id="92"/>
        <w:r w:rsidR="005B3675" w:rsidRPr="00B33877">
          <w:rPr>
            <w:rFonts w:asciiTheme="minorHAnsi" w:hAnsiTheme="minorHAnsi" w:cstheme="minorHAnsi"/>
          </w:rPr>
          <w:t xml:space="preserve"> </w:t>
        </w:r>
      </w:ins>
      <w:r w:rsidRPr="00B33877">
        <w:rPr>
          <w:rFonts w:asciiTheme="minorHAnsi" w:hAnsiTheme="minorHAnsi" w:cstheme="minorHAnsi"/>
        </w:rPr>
        <w:t>solution to RELEASE MODE, then right click the installer you wish to generate, and click BUILD. That will generate all the executable files you will need to install the server and the client. These files can be found in the BIN folder.</w:t>
      </w:r>
    </w:p>
    <w:p w14:paraId="3C54A817" w14:textId="77777777" w:rsidR="00563BA8" w:rsidRDefault="00563BA8" w:rsidP="00563BA8"/>
    <w:p w14:paraId="16C14CEE" w14:textId="77777777" w:rsidR="00563BA8" w:rsidRDefault="00563BA8" w:rsidP="00563BA8">
      <w:pPr>
        <w:jc w:val="center"/>
      </w:pPr>
      <w:r>
        <w:rPr>
          <w:noProof/>
        </w:rPr>
        <w:drawing>
          <wp:inline distT="0" distB="0" distL="0" distR="0" wp14:anchorId="685534CF" wp14:editId="27D7E5F5">
            <wp:extent cx="45910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3962400"/>
                    </a:xfrm>
                    <a:prstGeom prst="rect">
                      <a:avLst/>
                    </a:prstGeom>
                  </pic:spPr>
                </pic:pic>
              </a:graphicData>
            </a:graphic>
          </wp:inline>
        </w:drawing>
      </w:r>
    </w:p>
    <w:p w14:paraId="10B11763" w14:textId="77777777" w:rsidR="00B33877" w:rsidRDefault="00B33877" w:rsidP="00563BA8">
      <w:pPr>
        <w:jc w:val="center"/>
      </w:pPr>
    </w:p>
    <w:p w14:paraId="74DAEB08" w14:textId="77777777" w:rsidR="00B33877" w:rsidRDefault="00B33877" w:rsidP="00563BA8">
      <w:pPr>
        <w:jc w:val="center"/>
      </w:pPr>
    </w:p>
    <w:p w14:paraId="0D778958" w14:textId="77777777" w:rsidR="00B33877" w:rsidRPr="00563BA8" w:rsidRDefault="00B33877" w:rsidP="00563BA8">
      <w:pPr>
        <w:jc w:val="center"/>
      </w:pPr>
    </w:p>
    <w:p w14:paraId="3DDCBD20" w14:textId="77777777" w:rsidR="00932197" w:rsidRPr="00A131FC" w:rsidRDefault="00FA51D8" w:rsidP="00B22149">
      <w:pPr>
        <w:pStyle w:val="Heading1"/>
        <w:spacing w:line="360" w:lineRule="auto"/>
        <w:jc w:val="both"/>
        <w:rPr>
          <w:rFonts w:asciiTheme="minorHAnsi" w:hAnsiTheme="minorHAnsi" w:cstheme="minorHAnsi"/>
          <w:sz w:val="28"/>
          <w:szCs w:val="22"/>
        </w:rPr>
      </w:pPr>
      <w:bookmarkStart w:id="93" w:name="_Toc46220586"/>
      <w:r w:rsidRPr="00A131FC">
        <w:rPr>
          <w:rFonts w:asciiTheme="minorHAnsi" w:hAnsiTheme="minorHAnsi" w:cstheme="minorHAnsi"/>
          <w:sz w:val="28"/>
          <w:szCs w:val="22"/>
        </w:rPr>
        <w:t>Installation</w:t>
      </w:r>
      <w:r w:rsidR="00932197" w:rsidRPr="00A131FC">
        <w:rPr>
          <w:rFonts w:asciiTheme="minorHAnsi" w:hAnsiTheme="minorHAnsi" w:cstheme="minorHAnsi"/>
          <w:sz w:val="28"/>
          <w:szCs w:val="22"/>
        </w:rPr>
        <w:t xml:space="preserve"> Guide</w:t>
      </w:r>
      <w:r w:rsidRPr="00A131FC">
        <w:rPr>
          <w:rFonts w:asciiTheme="minorHAnsi" w:hAnsiTheme="minorHAnsi" w:cstheme="minorHAnsi"/>
          <w:sz w:val="28"/>
          <w:szCs w:val="22"/>
        </w:rPr>
        <w:t xml:space="preserve"> Technical Instructions</w:t>
      </w:r>
      <w:bookmarkEnd w:id="93"/>
    </w:p>
    <w:p w14:paraId="58504B64" w14:textId="77777777" w:rsidR="00EA642E" w:rsidRPr="00A131FC" w:rsidRDefault="00EA642E" w:rsidP="00B22149">
      <w:pPr>
        <w:spacing w:line="360" w:lineRule="auto"/>
        <w:jc w:val="both"/>
        <w:rPr>
          <w:rFonts w:asciiTheme="minorHAnsi" w:hAnsiTheme="minorHAnsi" w:cstheme="minorHAnsi"/>
        </w:rPr>
      </w:pPr>
    </w:p>
    <w:p w14:paraId="1B692235" w14:textId="77777777" w:rsidR="007A33E2" w:rsidRPr="00A131FC" w:rsidRDefault="00323C51" w:rsidP="00B22149">
      <w:pPr>
        <w:spacing w:line="360" w:lineRule="auto"/>
        <w:ind w:left="360"/>
        <w:jc w:val="both"/>
        <w:rPr>
          <w:rFonts w:asciiTheme="minorHAnsi" w:hAnsiTheme="minorHAnsi" w:cstheme="minorHAnsi"/>
          <w:sz w:val="24"/>
          <w:szCs w:val="24"/>
        </w:rPr>
      </w:pPr>
      <w:r w:rsidRPr="00A131FC">
        <w:rPr>
          <w:rFonts w:asciiTheme="minorHAnsi" w:hAnsiTheme="minorHAnsi" w:cstheme="minorHAnsi"/>
          <w:sz w:val="24"/>
          <w:szCs w:val="24"/>
        </w:rPr>
        <w:t>IDEA Application has 2</w:t>
      </w:r>
      <w:r w:rsidR="00B96ABD" w:rsidRPr="00A131FC">
        <w:rPr>
          <w:rFonts w:asciiTheme="minorHAnsi" w:hAnsiTheme="minorHAnsi" w:cstheme="minorHAnsi"/>
          <w:sz w:val="24"/>
          <w:szCs w:val="24"/>
        </w:rPr>
        <w:t xml:space="preserve"> main</w:t>
      </w:r>
      <w:r w:rsidRPr="00A131FC">
        <w:rPr>
          <w:rFonts w:asciiTheme="minorHAnsi" w:hAnsiTheme="minorHAnsi" w:cstheme="minorHAnsi"/>
          <w:sz w:val="24"/>
          <w:szCs w:val="24"/>
        </w:rPr>
        <w:t xml:space="preserve"> type of installer files:</w:t>
      </w:r>
    </w:p>
    <w:p w14:paraId="2B520DCB" w14:textId="77777777" w:rsidR="00B96ABD" w:rsidRPr="00A131FC" w:rsidRDefault="00B96ABD"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w:t>
      </w:r>
    </w:p>
    <w:p w14:paraId="05E7E39D" w14:textId="77777777" w:rsidR="00323C51" w:rsidRPr="00A131FC" w:rsidRDefault="00323C51"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Idea.ERMT.Setup</w:t>
      </w:r>
    </w:p>
    <w:p w14:paraId="2C13C0B9" w14:textId="77777777" w:rsidR="00B96ABD" w:rsidRPr="00A131FC" w:rsidRDefault="00B96ABD" w:rsidP="00B22149">
      <w:pPr>
        <w:spacing w:line="360" w:lineRule="auto"/>
        <w:jc w:val="both"/>
        <w:rPr>
          <w:rFonts w:asciiTheme="minorHAnsi" w:hAnsiTheme="minorHAnsi" w:cstheme="minorHAnsi"/>
          <w:sz w:val="24"/>
          <w:szCs w:val="24"/>
        </w:rPr>
      </w:pPr>
    </w:p>
    <w:p w14:paraId="0CD54603"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The installation should be executed under an Adm</w:t>
      </w:r>
      <w:r w:rsidR="00FA51D8" w:rsidRPr="00A131FC">
        <w:rPr>
          <w:rFonts w:asciiTheme="minorHAnsi" w:hAnsiTheme="minorHAnsi" w:cstheme="minorHAnsi"/>
          <w:sz w:val="24"/>
          <w:szCs w:val="24"/>
        </w:rPr>
        <w:t>inistrator user with full permissions</w:t>
      </w:r>
      <w:r w:rsidRPr="00A131FC">
        <w:rPr>
          <w:rFonts w:asciiTheme="minorHAnsi" w:hAnsiTheme="minorHAnsi" w:cstheme="minorHAnsi"/>
          <w:sz w:val="24"/>
          <w:szCs w:val="24"/>
        </w:rPr>
        <w:t xml:space="preserve"> to allow setup create, modify or delete folders and files required for the setups. </w:t>
      </w:r>
    </w:p>
    <w:p w14:paraId="6CEB9B88"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 is the Idea.Server project installer and it will be installed as a Windows Services. It must be installed in first order.</w:t>
      </w:r>
    </w:p>
    <w:p w14:paraId="25BAA452" w14:textId="77777777" w:rsidR="00B96ABD" w:rsidRPr="00A131FC" w:rsidRDefault="00B96ABD" w:rsidP="00B22149">
      <w:pPr>
        <w:spacing w:line="360" w:lineRule="auto"/>
        <w:jc w:val="both"/>
        <w:rPr>
          <w:rFonts w:asciiTheme="minorHAnsi" w:hAnsiTheme="minorHAnsi" w:cstheme="minorHAnsi"/>
        </w:rPr>
      </w:pPr>
    </w:p>
    <w:sectPr w:rsidR="00B96ABD" w:rsidRPr="00A131FC" w:rsidSect="00CA6495">
      <w:headerReference w:type="default" r:id="rId43"/>
      <w:pgSz w:w="11906" w:h="16838"/>
      <w:pgMar w:top="1417"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Ingo Boltz" w:date="2020-08-03T19:07:00Z" w:initials="IB">
    <w:p w14:paraId="5BDDD2C6" w14:textId="77777777" w:rsidR="00312646" w:rsidRDefault="00312646">
      <w:pPr>
        <w:pStyle w:val="CommentText"/>
      </w:pPr>
      <w:r>
        <w:rPr>
          <w:rStyle w:val="CommentReference"/>
        </w:rPr>
        <w:annotationRef/>
      </w:r>
      <w:r>
        <w:t>Word missing?</w:t>
      </w:r>
    </w:p>
  </w:comment>
  <w:comment w:id="11" w:author="Ingo Boltz" w:date="2020-08-03T19:08:00Z" w:initials="IB">
    <w:p w14:paraId="67EBD948" w14:textId="77777777" w:rsidR="00312646" w:rsidRDefault="00312646">
      <w:pPr>
        <w:pStyle w:val="CommentText"/>
      </w:pPr>
      <w:r>
        <w:rPr>
          <w:rStyle w:val="CommentReference"/>
        </w:rPr>
        <w:annotationRef/>
      </w:r>
      <w:r>
        <w:t>the (?)</w:t>
      </w:r>
    </w:p>
  </w:comment>
  <w:comment w:id="34" w:author="Ingo Boltz" w:date="2020-08-03T19:12:00Z" w:initials="IB">
    <w:p w14:paraId="5DFB99D0" w14:textId="77777777" w:rsidR="00312646" w:rsidRPr="00312646" w:rsidRDefault="00312646">
      <w:pPr>
        <w:pStyle w:val="CommentText"/>
        <w:rPr>
          <w:lang w:val="es-AR"/>
        </w:rPr>
      </w:pPr>
      <w:r>
        <w:rPr>
          <w:rStyle w:val="CommentReference"/>
        </w:rPr>
        <w:annotationRef/>
      </w:r>
      <w:r w:rsidRPr="00312646">
        <w:rPr>
          <w:lang w:val="es-AR"/>
        </w:rPr>
        <w:t xml:space="preserve">se dice </w:t>
      </w:r>
      <w:proofErr w:type="spellStart"/>
      <w:r w:rsidRPr="00312646">
        <w:rPr>
          <w:lang w:val="es-AR"/>
        </w:rPr>
        <w:t>asi</w:t>
      </w:r>
      <w:proofErr w:type="spellEnd"/>
      <w:r w:rsidRPr="00312646">
        <w:rPr>
          <w:lang w:val="es-AR"/>
        </w:rPr>
        <w:t xml:space="preserve"> en </w:t>
      </w:r>
      <w:proofErr w:type="spellStart"/>
      <w:r w:rsidRPr="00312646">
        <w:rPr>
          <w:lang w:val="es-AR"/>
        </w:rPr>
        <w:t>ingles</w:t>
      </w:r>
      <w:proofErr w:type="spellEnd"/>
      <w:r w:rsidRPr="00312646">
        <w:rPr>
          <w:lang w:val="es-AR"/>
        </w:rPr>
        <w:t>,</w:t>
      </w:r>
      <w:r>
        <w:rPr>
          <w:lang w:val="es-AR"/>
        </w:rPr>
        <w:t xml:space="preserve"> “</w:t>
      </w:r>
      <w:proofErr w:type="spellStart"/>
      <w:r>
        <w:rPr>
          <w:lang w:val="es-AR"/>
        </w:rPr>
        <w:t>cosume</w:t>
      </w:r>
      <w:proofErr w:type="spellEnd"/>
      <w:r>
        <w:rPr>
          <w:lang w:val="es-AR"/>
        </w:rPr>
        <w:t>”? NO será “</w:t>
      </w:r>
      <w:proofErr w:type="spellStart"/>
      <w:r>
        <w:rPr>
          <w:lang w:val="es-AR"/>
        </w:rPr>
        <w:t>recieve</w:t>
      </w:r>
      <w:proofErr w:type="spellEnd"/>
      <w:r>
        <w:rPr>
          <w:lang w:val="es-AR"/>
        </w:rPr>
        <w:t xml:space="preserve">” o algo </w:t>
      </w:r>
      <w:proofErr w:type="spellStart"/>
      <w:r>
        <w:rPr>
          <w:lang w:val="es-AR"/>
        </w:rPr>
        <w:t>asi</w:t>
      </w:r>
      <w:proofErr w:type="spellEnd"/>
      <w:r>
        <w:rPr>
          <w:lang w:val="es-AR"/>
        </w:rPr>
        <w:t>?</w:t>
      </w:r>
    </w:p>
  </w:comment>
  <w:comment w:id="47" w:author="Ingo Boltz" w:date="2020-08-03T19:15:00Z" w:initials="IB">
    <w:p w14:paraId="1848A7AB" w14:textId="77777777" w:rsidR="00312646" w:rsidRDefault="00312646">
      <w:pPr>
        <w:pStyle w:val="CommentText"/>
      </w:pPr>
      <w:r>
        <w:rPr>
          <w:rStyle w:val="CommentReference"/>
        </w:rPr>
        <w:annotationRef/>
      </w:r>
      <w:r>
        <w:t>Again, “consume “ sounds weird</w:t>
      </w:r>
    </w:p>
  </w:comment>
  <w:comment w:id="81" w:author="Ingo Boltz" w:date="2020-08-03T19:22:00Z" w:initials="IB">
    <w:p w14:paraId="3654FC33" w14:textId="77777777" w:rsidR="005B3675" w:rsidRPr="005B3675" w:rsidRDefault="005B3675">
      <w:pPr>
        <w:pStyle w:val="CommentText"/>
        <w:rPr>
          <w:lang w:val="es-AR"/>
        </w:rPr>
      </w:pPr>
      <w:r>
        <w:rPr>
          <w:rStyle w:val="CommentReference"/>
        </w:rPr>
        <w:annotationRef/>
      </w:r>
      <w:r w:rsidRPr="005B3675">
        <w:rPr>
          <w:lang w:val="es-AR"/>
        </w:rPr>
        <w:t>N</w:t>
      </w:r>
      <w:r>
        <w:rPr>
          <w:lang w:val="es-AR"/>
        </w:rPr>
        <w:t>o</w:t>
      </w:r>
      <w:r w:rsidRPr="005B3675">
        <w:rPr>
          <w:lang w:val="es-AR"/>
        </w:rPr>
        <w:t xml:space="preserve"> entiend</w:t>
      </w:r>
      <w:r>
        <w:rPr>
          <w:lang w:val="es-AR"/>
        </w:rPr>
        <w:t>o</w:t>
      </w:r>
      <w:r w:rsidRPr="005B3675">
        <w:rPr>
          <w:lang w:val="es-AR"/>
        </w:rPr>
        <w:t xml:space="preserve"> esta parte, algo e</w:t>
      </w:r>
      <w:r>
        <w:rPr>
          <w:lang w:val="es-AR"/>
        </w:rPr>
        <w:t>sta mal con el ingles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DDD2C6" w15:done="0"/>
  <w15:commentEx w15:paraId="67EBD948" w15:done="1"/>
  <w15:commentEx w15:paraId="5DFB99D0" w15:done="0"/>
  <w15:commentEx w15:paraId="1848A7AB" w15:done="0"/>
  <w15:commentEx w15:paraId="3654FC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DDD2C6" w16cid:durableId="22D2DEEF"/>
  <w16cid:commentId w16cid:paraId="67EBD948" w16cid:durableId="22D2DF1F"/>
  <w16cid:commentId w16cid:paraId="5DFB99D0" w16cid:durableId="22D2E02E"/>
  <w16cid:commentId w16cid:paraId="1848A7AB" w16cid:durableId="22D2E0BF"/>
  <w16cid:commentId w16cid:paraId="3654FC33" w16cid:durableId="22D2E2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D1D02" w14:textId="77777777" w:rsidR="0024255D" w:rsidRDefault="0024255D">
      <w:r>
        <w:separator/>
      </w:r>
    </w:p>
  </w:endnote>
  <w:endnote w:type="continuationSeparator" w:id="0">
    <w:p w14:paraId="4C6B3B57" w14:textId="77777777" w:rsidR="0024255D" w:rsidRDefault="00242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sta TT Light">
    <w:altName w:val="Century"/>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sta TT">
    <w:altName w:val="Century"/>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New Century Schoolbook">
    <w:charset w:val="00"/>
    <w:family w:val="roman"/>
    <w:pitch w:val="variable"/>
    <w:sig w:usb0="00000007" w:usb1="00000000" w:usb2="00000000" w:usb3="00000000" w:csb0="00000093"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A7EFC" w14:textId="77777777" w:rsidR="00685C4C" w:rsidRDefault="00685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C82C6" w14:textId="77777777" w:rsidR="007409A2" w:rsidRDefault="007409A2">
    <w:pPr>
      <w:spacing w:line="100" w:lineRule="exact"/>
      <w:rPr>
        <w:rFonts w:ascii="Costa TT Light" w:hAnsi="Costa TT Light"/>
      </w:rPr>
    </w:pPr>
    <w:r>
      <w:rPr>
        <w:rFonts w:ascii="Costa TT Light" w:hAnsi="Costa TT Light"/>
      </w:rPr>
      <w:t>------------------------------</w:t>
    </w:r>
  </w:p>
  <w:p w14:paraId="3E91E4EF" w14:textId="77777777" w:rsidR="007409A2" w:rsidRPr="00815614" w:rsidRDefault="007409A2" w:rsidP="00077B60">
    <w:pPr>
      <w:pStyle w:val="Footer"/>
      <w:tabs>
        <w:tab w:val="left" w:pos="8465"/>
      </w:tabs>
      <w:rPr>
        <w:rFonts w:ascii="Costa TT Light" w:hAnsi="Costa TT Light"/>
      </w:rPr>
    </w:pPr>
    <w:r w:rsidRPr="00815614">
      <w:rPr>
        <w:sz w:val="22"/>
        <w:szCs w:val="22"/>
      </w:rPr>
      <w:tab/>
    </w:r>
    <w:r w:rsidRPr="00815614">
      <w:rPr>
        <w:sz w:val="22"/>
        <w:szCs w:val="22"/>
      </w:rPr>
      <w:tab/>
      <w:t>IDEA V7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D7880" w14:textId="77777777" w:rsidR="00685C4C" w:rsidRDefault="00685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0E260" w14:textId="77777777" w:rsidR="0024255D" w:rsidRDefault="0024255D">
      <w:r>
        <w:separator/>
      </w:r>
    </w:p>
  </w:footnote>
  <w:footnote w:type="continuationSeparator" w:id="0">
    <w:p w14:paraId="58343FF9" w14:textId="77777777" w:rsidR="0024255D" w:rsidRDefault="00242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77F51" w14:textId="77777777" w:rsidR="00685C4C" w:rsidRDefault="00685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31AB6CBF" w14:textId="77777777">
      <w:trPr>
        <w:cantSplit/>
      </w:trPr>
      <w:tc>
        <w:tcPr>
          <w:tcW w:w="8292" w:type="dxa"/>
        </w:tcPr>
        <w:p w14:paraId="1FDED84A" w14:textId="77777777" w:rsidR="007409A2" w:rsidRDefault="007409A2">
          <w:pPr>
            <w:pStyle w:val="Header"/>
            <w:spacing w:before="60" w:after="60"/>
            <w:jc w:val="center"/>
            <w:rPr>
              <w:rFonts w:ascii="Costa TT Light" w:hAnsi="Costa TT Light"/>
              <w:b/>
            </w:rPr>
          </w:pPr>
          <w:r>
            <w:rPr>
              <w:rFonts w:ascii="Costa TT Light" w:hAnsi="Costa TT Light"/>
              <w:b/>
            </w:rPr>
            <w:t>Issue Analysis</w:t>
          </w:r>
        </w:p>
      </w:tc>
      <w:tc>
        <w:tcPr>
          <w:tcW w:w="1486" w:type="dxa"/>
        </w:tcPr>
        <w:p w14:paraId="431C59BC" w14:textId="77777777"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Pr>
              <w:rStyle w:val="PageNumber"/>
              <w:rFonts w:ascii="Costa TT Light" w:hAnsi="Costa TT Light"/>
              <w:b/>
              <w:noProof/>
            </w:rPr>
            <w:t>1</w:t>
          </w:r>
          <w:r>
            <w:rPr>
              <w:rStyle w:val="PageNumber"/>
              <w:rFonts w:ascii="Costa TT Light" w:hAnsi="Costa TT Light"/>
              <w:b/>
            </w:rPr>
            <w:fldChar w:fldCharType="end"/>
          </w:r>
        </w:p>
      </w:tc>
    </w:tr>
  </w:tbl>
  <w:p w14:paraId="1877A0FF" w14:textId="77777777" w:rsidR="007409A2" w:rsidRDefault="007409A2">
    <w:pPr>
      <w:pStyle w:val="Header"/>
      <w:rPr>
        <w:b/>
      </w:rPr>
    </w:pPr>
  </w:p>
  <w:p w14:paraId="406826A9" w14:textId="77777777" w:rsidR="007409A2" w:rsidRDefault="00740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39931" w14:textId="77777777" w:rsidR="00685C4C" w:rsidRDefault="00685C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57D905C7" w14:textId="77777777">
      <w:trPr>
        <w:cantSplit/>
      </w:trPr>
      <w:tc>
        <w:tcPr>
          <w:tcW w:w="8292" w:type="dxa"/>
        </w:tcPr>
        <w:p w14:paraId="186B0269" w14:textId="77777777" w:rsidR="007409A2" w:rsidRDefault="007409A2" w:rsidP="00F17D89">
          <w:pPr>
            <w:pStyle w:val="Header"/>
            <w:spacing w:before="60" w:after="60"/>
            <w:jc w:val="center"/>
            <w:rPr>
              <w:rFonts w:ascii="Costa TT Light" w:hAnsi="Costa TT Light"/>
              <w:b/>
            </w:rPr>
          </w:pPr>
          <w:r>
            <w:rPr>
              <w:rFonts w:ascii="Costa TT Light" w:hAnsi="Costa TT Light"/>
              <w:b/>
            </w:rPr>
            <w:t xml:space="preserve">IDEA </w:t>
          </w:r>
          <w:r w:rsidR="00685C4C">
            <w:rPr>
              <w:rFonts w:ascii="Costa TT Light" w:hAnsi="Costa TT Light"/>
              <w:b/>
            </w:rPr>
            <w:t xml:space="preserve">ERMT </w:t>
          </w:r>
          <w:r>
            <w:rPr>
              <w:rFonts w:ascii="Costa TT Light" w:hAnsi="Costa TT Light"/>
              <w:b/>
            </w:rPr>
            <w:t>Application Code Description</w:t>
          </w:r>
        </w:p>
      </w:tc>
      <w:tc>
        <w:tcPr>
          <w:tcW w:w="1486" w:type="dxa"/>
        </w:tcPr>
        <w:p w14:paraId="5C482C51" w14:textId="77777777"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sidR="00034205">
            <w:rPr>
              <w:rStyle w:val="PageNumber"/>
              <w:rFonts w:ascii="Costa TT Light" w:hAnsi="Costa TT Light"/>
              <w:b/>
              <w:noProof/>
            </w:rPr>
            <w:t>16</w:t>
          </w:r>
          <w:r>
            <w:rPr>
              <w:rStyle w:val="PageNumber"/>
              <w:rFonts w:ascii="Costa TT Light" w:hAnsi="Costa TT Light"/>
              <w:b/>
            </w:rPr>
            <w:fldChar w:fldCharType="end"/>
          </w:r>
        </w:p>
      </w:tc>
    </w:tr>
  </w:tbl>
  <w:p w14:paraId="3BBF81C7" w14:textId="77777777" w:rsidR="007409A2" w:rsidRDefault="007409A2">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D7374"/>
    <w:multiLevelType w:val="hybridMultilevel"/>
    <w:tmpl w:val="05CEF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E4536B"/>
    <w:multiLevelType w:val="multilevel"/>
    <w:tmpl w:val="0596CA0C"/>
    <w:lvl w:ilvl="0">
      <w:start w:val="3"/>
      <w:numFmt w:val="bullet"/>
      <w:lvlText w:val="-"/>
      <w:lvlJc w:val="left"/>
      <w:pPr>
        <w:tabs>
          <w:tab w:val="num" w:pos="924"/>
        </w:tabs>
        <w:ind w:left="924" w:hanging="564"/>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pStyle w:val="Heading5"/>
      <w:lvlText w:val="o"/>
      <w:lvlJc w:val="left"/>
      <w:pPr>
        <w:tabs>
          <w:tab w:val="num" w:pos="3600"/>
        </w:tabs>
        <w:ind w:left="3600" w:hanging="360"/>
      </w:pPr>
      <w:rPr>
        <w:rFonts w:ascii="Courier New" w:hAnsi="Courier New" w:hint="default"/>
      </w:rPr>
    </w:lvl>
    <w:lvl w:ilvl="5">
      <w:start w:val="1"/>
      <w:numFmt w:val="bullet"/>
      <w:pStyle w:val="Heading6"/>
      <w:lvlText w:val=""/>
      <w:lvlJc w:val="left"/>
      <w:pPr>
        <w:tabs>
          <w:tab w:val="num" w:pos="4320"/>
        </w:tabs>
        <w:ind w:left="4320" w:hanging="360"/>
      </w:pPr>
      <w:rPr>
        <w:rFonts w:ascii="Wingdings" w:hAnsi="Wingdings" w:hint="default"/>
      </w:rPr>
    </w:lvl>
    <w:lvl w:ilvl="6">
      <w:start w:val="1"/>
      <w:numFmt w:val="bullet"/>
      <w:pStyle w:val="Heading7"/>
      <w:lvlText w:val=""/>
      <w:lvlJc w:val="left"/>
      <w:pPr>
        <w:tabs>
          <w:tab w:val="num" w:pos="5040"/>
        </w:tabs>
        <w:ind w:left="5040" w:hanging="360"/>
      </w:pPr>
      <w:rPr>
        <w:rFonts w:ascii="Symbol" w:hAnsi="Symbol" w:hint="default"/>
      </w:rPr>
    </w:lvl>
    <w:lvl w:ilvl="7">
      <w:start w:val="1"/>
      <w:numFmt w:val="bullet"/>
      <w:pStyle w:val="Heading8"/>
      <w:lvlText w:val="o"/>
      <w:lvlJc w:val="left"/>
      <w:pPr>
        <w:tabs>
          <w:tab w:val="num" w:pos="5760"/>
        </w:tabs>
        <w:ind w:left="5760" w:hanging="360"/>
      </w:pPr>
      <w:rPr>
        <w:rFonts w:ascii="Courier New" w:hAnsi="Courier New" w:hint="default"/>
      </w:rPr>
    </w:lvl>
    <w:lvl w:ilvl="8">
      <w:start w:val="1"/>
      <w:numFmt w:val="bullet"/>
      <w:pStyle w:val="Heading9"/>
      <w:lvlText w:val=""/>
      <w:lvlJc w:val="left"/>
      <w:pPr>
        <w:tabs>
          <w:tab w:val="num" w:pos="6480"/>
        </w:tabs>
        <w:ind w:left="6480" w:hanging="360"/>
      </w:pPr>
      <w:rPr>
        <w:rFonts w:ascii="Wingdings" w:hAnsi="Wingdings" w:hint="default"/>
      </w:rPr>
    </w:lvl>
  </w:abstractNum>
  <w:abstractNum w:abstractNumId="2" w15:restartNumberingAfterBreak="0">
    <w:nsid w:val="10BD5819"/>
    <w:multiLevelType w:val="hybridMultilevel"/>
    <w:tmpl w:val="D700CD2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D7132"/>
    <w:multiLevelType w:val="hybridMultilevel"/>
    <w:tmpl w:val="9CE8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4164A"/>
    <w:multiLevelType w:val="hybridMultilevel"/>
    <w:tmpl w:val="857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A06F5"/>
    <w:multiLevelType w:val="hybridMultilevel"/>
    <w:tmpl w:val="263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47C43"/>
    <w:multiLevelType w:val="hybridMultilevel"/>
    <w:tmpl w:val="C52CD4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DFE4690"/>
    <w:multiLevelType w:val="hybridMultilevel"/>
    <w:tmpl w:val="7BF86D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1EFB379A"/>
    <w:multiLevelType w:val="hybridMultilevel"/>
    <w:tmpl w:val="89CAB3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13C0"/>
    <w:multiLevelType w:val="hybridMultilevel"/>
    <w:tmpl w:val="CAB050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5EC06D5"/>
    <w:multiLevelType w:val="hybridMultilevel"/>
    <w:tmpl w:val="9A28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43959"/>
    <w:multiLevelType w:val="hybridMultilevel"/>
    <w:tmpl w:val="D5A81A1C"/>
    <w:lvl w:ilvl="0" w:tplc="A0D232D8">
      <w:numFmt w:val="bullet"/>
      <w:lvlText w:val="-"/>
      <w:lvlJc w:val="left"/>
      <w:pPr>
        <w:ind w:left="720" w:hanging="360"/>
      </w:pPr>
      <w:rPr>
        <w:rFonts w:ascii="Calibri" w:eastAsia="MS Mincho"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56BA6"/>
    <w:multiLevelType w:val="hybridMultilevel"/>
    <w:tmpl w:val="37726E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DED076C"/>
    <w:multiLevelType w:val="singleLevel"/>
    <w:tmpl w:val="EBEA22DC"/>
    <w:lvl w:ilvl="0">
      <w:start w:val="1"/>
      <w:numFmt w:val="bullet"/>
      <w:pStyle w:val="NumFirst"/>
      <w:lvlText w:val=""/>
      <w:lvlJc w:val="left"/>
      <w:pPr>
        <w:tabs>
          <w:tab w:val="num" w:pos="360"/>
        </w:tabs>
        <w:ind w:left="360" w:hanging="360"/>
      </w:pPr>
      <w:rPr>
        <w:rFonts w:ascii="Symbol" w:hAnsi="Symbol" w:hint="default"/>
      </w:rPr>
    </w:lvl>
  </w:abstractNum>
  <w:abstractNum w:abstractNumId="14" w15:restartNumberingAfterBreak="0">
    <w:nsid w:val="30A024D1"/>
    <w:multiLevelType w:val="hybridMultilevel"/>
    <w:tmpl w:val="7B5CDDB2"/>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387354DF"/>
    <w:multiLevelType w:val="multilevel"/>
    <w:tmpl w:val="5C5CCB0C"/>
    <w:lvl w:ilvl="0">
      <w:start w:val="1"/>
      <w:numFmt w:val="decimal"/>
      <w:pStyle w:val="Heading1"/>
      <w:lvlText w:val="%1."/>
      <w:lvlJc w:val="left"/>
      <w:pPr>
        <w:tabs>
          <w:tab w:val="num" w:pos="360"/>
        </w:tabs>
        <w:ind w:left="360" w:hanging="360"/>
      </w:pPr>
      <w:rPr>
        <w:rFonts w:ascii="Cambria" w:hAnsi="Cambria" w:hint="default"/>
      </w:rPr>
    </w:lvl>
    <w:lvl w:ilvl="1">
      <w:start w:val="1"/>
      <w:numFmt w:val="decimal"/>
      <w:isLgl/>
      <w:lvlText w:val="%1.%2"/>
      <w:lvlJc w:val="left"/>
      <w:pPr>
        <w:tabs>
          <w:tab w:val="num" w:pos="1260"/>
        </w:tabs>
        <w:ind w:left="1260" w:hanging="360"/>
      </w:pPr>
      <w:rPr>
        <w:rFonts w:hint="default"/>
        <w:sz w:val="28"/>
        <w:szCs w:val="28"/>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6" w15:restartNumberingAfterBreak="0">
    <w:nsid w:val="3F990A52"/>
    <w:multiLevelType w:val="hybridMultilevel"/>
    <w:tmpl w:val="1A9082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9519A"/>
    <w:multiLevelType w:val="hybridMultilevel"/>
    <w:tmpl w:val="B2B2D0A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541573C3"/>
    <w:multiLevelType w:val="hybridMultilevel"/>
    <w:tmpl w:val="B0F09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7C2655D"/>
    <w:multiLevelType w:val="hybridMultilevel"/>
    <w:tmpl w:val="3732FC0E"/>
    <w:lvl w:ilvl="0" w:tplc="2244EE72">
      <w:start w:val="3"/>
      <w:numFmt w:val="bullet"/>
      <w:lvlText w:val="-"/>
      <w:lvlJc w:val="left"/>
      <w:pPr>
        <w:ind w:left="1068" w:hanging="360"/>
      </w:pPr>
      <w:rPr>
        <w:rFonts w:ascii="Cambria" w:eastAsia="Times New Roman" w:hAnsi="Cambria" w:cs="Times New Roman" w:hint="default"/>
      </w:rPr>
    </w:lvl>
    <w:lvl w:ilvl="1" w:tplc="04090003" w:tentative="1">
      <w:start w:val="1"/>
      <w:numFmt w:val="bullet"/>
      <w:lvlText w:val="o"/>
      <w:lvlJc w:val="left"/>
      <w:pPr>
        <w:ind w:left="728" w:hanging="360"/>
      </w:pPr>
      <w:rPr>
        <w:rFonts w:ascii="Courier New" w:hAnsi="Courier New" w:cs="Courier New" w:hint="default"/>
      </w:rPr>
    </w:lvl>
    <w:lvl w:ilvl="2" w:tplc="04090005" w:tentative="1">
      <w:start w:val="1"/>
      <w:numFmt w:val="bullet"/>
      <w:lvlText w:val=""/>
      <w:lvlJc w:val="left"/>
      <w:pPr>
        <w:ind w:left="1448" w:hanging="360"/>
      </w:pPr>
      <w:rPr>
        <w:rFonts w:ascii="Wingdings" w:hAnsi="Wingdings" w:hint="default"/>
      </w:rPr>
    </w:lvl>
    <w:lvl w:ilvl="3" w:tplc="04090001" w:tentative="1">
      <w:start w:val="1"/>
      <w:numFmt w:val="bullet"/>
      <w:lvlText w:val=""/>
      <w:lvlJc w:val="left"/>
      <w:pPr>
        <w:ind w:left="2168" w:hanging="360"/>
      </w:pPr>
      <w:rPr>
        <w:rFonts w:ascii="Symbol" w:hAnsi="Symbol" w:hint="default"/>
      </w:rPr>
    </w:lvl>
    <w:lvl w:ilvl="4" w:tplc="04090003" w:tentative="1">
      <w:start w:val="1"/>
      <w:numFmt w:val="bullet"/>
      <w:lvlText w:val="o"/>
      <w:lvlJc w:val="left"/>
      <w:pPr>
        <w:ind w:left="2888" w:hanging="360"/>
      </w:pPr>
      <w:rPr>
        <w:rFonts w:ascii="Courier New" w:hAnsi="Courier New" w:cs="Courier New" w:hint="default"/>
      </w:rPr>
    </w:lvl>
    <w:lvl w:ilvl="5" w:tplc="04090005" w:tentative="1">
      <w:start w:val="1"/>
      <w:numFmt w:val="bullet"/>
      <w:lvlText w:val=""/>
      <w:lvlJc w:val="left"/>
      <w:pPr>
        <w:ind w:left="3608" w:hanging="360"/>
      </w:pPr>
      <w:rPr>
        <w:rFonts w:ascii="Wingdings" w:hAnsi="Wingdings" w:hint="default"/>
      </w:rPr>
    </w:lvl>
    <w:lvl w:ilvl="6" w:tplc="04090001" w:tentative="1">
      <w:start w:val="1"/>
      <w:numFmt w:val="bullet"/>
      <w:lvlText w:val=""/>
      <w:lvlJc w:val="left"/>
      <w:pPr>
        <w:ind w:left="4328" w:hanging="360"/>
      </w:pPr>
      <w:rPr>
        <w:rFonts w:ascii="Symbol" w:hAnsi="Symbol" w:hint="default"/>
      </w:rPr>
    </w:lvl>
    <w:lvl w:ilvl="7" w:tplc="04090003" w:tentative="1">
      <w:start w:val="1"/>
      <w:numFmt w:val="bullet"/>
      <w:lvlText w:val="o"/>
      <w:lvlJc w:val="left"/>
      <w:pPr>
        <w:ind w:left="5048" w:hanging="360"/>
      </w:pPr>
      <w:rPr>
        <w:rFonts w:ascii="Courier New" w:hAnsi="Courier New" w:cs="Courier New" w:hint="default"/>
      </w:rPr>
    </w:lvl>
    <w:lvl w:ilvl="8" w:tplc="04090005" w:tentative="1">
      <w:start w:val="1"/>
      <w:numFmt w:val="bullet"/>
      <w:lvlText w:val=""/>
      <w:lvlJc w:val="left"/>
      <w:pPr>
        <w:ind w:left="5768" w:hanging="360"/>
      </w:pPr>
      <w:rPr>
        <w:rFonts w:ascii="Wingdings" w:hAnsi="Wingdings" w:hint="default"/>
      </w:rPr>
    </w:lvl>
  </w:abstractNum>
  <w:abstractNum w:abstractNumId="20" w15:restartNumberingAfterBreak="0">
    <w:nsid w:val="5A971004"/>
    <w:multiLevelType w:val="hybridMultilevel"/>
    <w:tmpl w:val="49DE3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1391DD6"/>
    <w:multiLevelType w:val="hybridMultilevel"/>
    <w:tmpl w:val="BD586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195526B"/>
    <w:multiLevelType w:val="hybridMultilevel"/>
    <w:tmpl w:val="6D0AB13E"/>
    <w:lvl w:ilvl="0" w:tplc="04090011">
      <w:start w:val="1"/>
      <w:numFmt w:val="decimal"/>
      <w:pStyle w:val="Bulle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075D4"/>
    <w:multiLevelType w:val="hybridMultilevel"/>
    <w:tmpl w:val="0948495A"/>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4" w15:restartNumberingAfterBreak="0">
    <w:nsid w:val="666D403E"/>
    <w:multiLevelType w:val="hybridMultilevel"/>
    <w:tmpl w:val="D460E148"/>
    <w:lvl w:ilvl="0" w:tplc="D5D6F648">
      <w:start w:val="1"/>
      <w:numFmt w:val="bullet"/>
      <w:lvlText w:val="-"/>
      <w:lvlJc w:val="left"/>
      <w:pPr>
        <w:ind w:left="1065" w:hanging="360"/>
      </w:pPr>
      <w:rPr>
        <w:rFonts w:ascii="Cambria" w:eastAsia="Times New Roman" w:hAnsi="Cambria"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15:restartNumberingAfterBreak="0">
    <w:nsid w:val="6F723EB0"/>
    <w:multiLevelType w:val="hybridMultilevel"/>
    <w:tmpl w:val="78BC6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A1BED"/>
    <w:multiLevelType w:val="hybridMultilevel"/>
    <w:tmpl w:val="D75457E8"/>
    <w:lvl w:ilvl="0" w:tplc="42FC2ED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726EE"/>
    <w:multiLevelType w:val="hybridMultilevel"/>
    <w:tmpl w:val="30D22F38"/>
    <w:lvl w:ilvl="0" w:tplc="2244EE72">
      <w:start w:val="3"/>
      <w:numFmt w:val="bullet"/>
      <w:lvlText w:val="-"/>
      <w:lvlJc w:val="left"/>
      <w:pPr>
        <w:ind w:left="1780" w:hanging="360"/>
      </w:pPr>
      <w:rPr>
        <w:rFonts w:ascii="Cambria" w:eastAsia="Times New Roman" w:hAnsi="Cambria"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8" w15:restartNumberingAfterBreak="0">
    <w:nsid w:val="79CF4041"/>
    <w:multiLevelType w:val="hybridMultilevel"/>
    <w:tmpl w:val="E9420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01E69"/>
    <w:multiLevelType w:val="hybridMultilevel"/>
    <w:tmpl w:val="CE3A4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53B92"/>
    <w:multiLevelType w:val="hybridMultilevel"/>
    <w:tmpl w:val="0B3A0718"/>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C133621"/>
    <w:multiLevelType w:val="hybridMultilevel"/>
    <w:tmpl w:val="A92C7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715A53"/>
    <w:multiLevelType w:val="hybridMultilevel"/>
    <w:tmpl w:val="DFE4DC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8"/>
  </w:num>
  <w:num w:numId="5">
    <w:abstractNumId w:val="11"/>
  </w:num>
  <w:num w:numId="6">
    <w:abstractNumId w:val="26"/>
  </w:num>
  <w:num w:numId="7">
    <w:abstractNumId w:val="24"/>
  </w:num>
  <w:num w:numId="8">
    <w:abstractNumId w:val="2"/>
  </w:num>
  <w:num w:numId="9">
    <w:abstractNumId w:val="22"/>
  </w:num>
  <w:num w:numId="10">
    <w:abstractNumId w:val="28"/>
  </w:num>
  <w:num w:numId="11">
    <w:abstractNumId w:val="31"/>
  </w:num>
  <w:num w:numId="12">
    <w:abstractNumId w:val="25"/>
  </w:num>
  <w:num w:numId="13">
    <w:abstractNumId w:val="4"/>
  </w:num>
  <w:num w:numId="14">
    <w:abstractNumId w:val="10"/>
  </w:num>
  <w:num w:numId="15">
    <w:abstractNumId w:val="16"/>
  </w:num>
  <w:num w:numId="16">
    <w:abstractNumId w:val="29"/>
  </w:num>
  <w:num w:numId="17">
    <w:abstractNumId w:val="30"/>
  </w:num>
  <w:num w:numId="18">
    <w:abstractNumId w:val="20"/>
  </w:num>
  <w:num w:numId="19">
    <w:abstractNumId w:val="3"/>
  </w:num>
  <w:num w:numId="20">
    <w:abstractNumId w:val="7"/>
  </w:num>
  <w:num w:numId="21">
    <w:abstractNumId w:val="18"/>
  </w:num>
  <w:num w:numId="22">
    <w:abstractNumId w:val="6"/>
  </w:num>
  <w:num w:numId="23">
    <w:abstractNumId w:val="12"/>
  </w:num>
  <w:num w:numId="24">
    <w:abstractNumId w:val="0"/>
  </w:num>
  <w:num w:numId="25">
    <w:abstractNumId w:val="9"/>
  </w:num>
  <w:num w:numId="26">
    <w:abstractNumId w:val="21"/>
  </w:num>
  <w:num w:numId="27">
    <w:abstractNumId w:val="32"/>
  </w:num>
  <w:num w:numId="28">
    <w:abstractNumId w:val="7"/>
  </w:num>
  <w:num w:numId="29">
    <w:abstractNumId w:val="17"/>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5"/>
  </w:num>
  <w:num w:numId="38">
    <w:abstractNumId w:val="27"/>
  </w:num>
  <w:num w:numId="39">
    <w:abstractNumId w:val="15"/>
  </w:num>
  <w:num w:numId="40">
    <w:abstractNumId w:val="1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14"/>
  </w:num>
  <w:num w:numId="44">
    <w:abstractNumId w:val="1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ngo Boltz">
    <w15:presenceInfo w15:providerId="None" w15:userId="Ingo Bol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97"/>
    <w:rsid w:val="000005F5"/>
    <w:rsid w:val="00002296"/>
    <w:rsid w:val="0000340A"/>
    <w:rsid w:val="000036DD"/>
    <w:rsid w:val="00003D76"/>
    <w:rsid w:val="00005003"/>
    <w:rsid w:val="00006489"/>
    <w:rsid w:val="00011FDF"/>
    <w:rsid w:val="00015106"/>
    <w:rsid w:val="00017D28"/>
    <w:rsid w:val="00021A56"/>
    <w:rsid w:val="00022951"/>
    <w:rsid w:val="00022EFC"/>
    <w:rsid w:val="00023754"/>
    <w:rsid w:val="00024A78"/>
    <w:rsid w:val="00024A9B"/>
    <w:rsid w:val="00026107"/>
    <w:rsid w:val="00026343"/>
    <w:rsid w:val="00027C51"/>
    <w:rsid w:val="00030E7B"/>
    <w:rsid w:val="00034205"/>
    <w:rsid w:val="00034B3E"/>
    <w:rsid w:val="00036199"/>
    <w:rsid w:val="000365F3"/>
    <w:rsid w:val="000452F1"/>
    <w:rsid w:val="00050095"/>
    <w:rsid w:val="00050975"/>
    <w:rsid w:val="00054D99"/>
    <w:rsid w:val="00057966"/>
    <w:rsid w:val="000609EF"/>
    <w:rsid w:val="000636BD"/>
    <w:rsid w:val="00064E9F"/>
    <w:rsid w:val="00065129"/>
    <w:rsid w:val="00065EA1"/>
    <w:rsid w:val="000750CC"/>
    <w:rsid w:val="00077B60"/>
    <w:rsid w:val="00084255"/>
    <w:rsid w:val="00092BC6"/>
    <w:rsid w:val="000A00AA"/>
    <w:rsid w:val="000A02EC"/>
    <w:rsid w:val="000A5E73"/>
    <w:rsid w:val="000C3E02"/>
    <w:rsid w:val="000C4DCA"/>
    <w:rsid w:val="000C6CCD"/>
    <w:rsid w:val="000D1D34"/>
    <w:rsid w:val="000D2643"/>
    <w:rsid w:val="000D29AE"/>
    <w:rsid w:val="000E1153"/>
    <w:rsid w:val="000E1F72"/>
    <w:rsid w:val="000E2434"/>
    <w:rsid w:val="000E25EF"/>
    <w:rsid w:val="000E4200"/>
    <w:rsid w:val="000E6B31"/>
    <w:rsid w:val="000F292B"/>
    <w:rsid w:val="000F3C2B"/>
    <w:rsid w:val="000F3DCF"/>
    <w:rsid w:val="000F514A"/>
    <w:rsid w:val="0010048D"/>
    <w:rsid w:val="0010512E"/>
    <w:rsid w:val="0010766E"/>
    <w:rsid w:val="0011095B"/>
    <w:rsid w:val="00112324"/>
    <w:rsid w:val="00115B4A"/>
    <w:rsid w:val="0012087A"/>
    <w:rsid w:val="00121C5F"/>
    <w:rsid w:val="00122B40"/>
    <w:rsid w:val="00126C26"/>
    <w:rsid w:val="001279F9"/>
    <w:rsid w:val="00131DD3"/>
    <w:rsid w:val="00135707"/>
    <w:rsid w:val="0013614D"/>
    <w:rsid w:val="00140603"/>
    <w:rsid w:val="00141466"/>
    <w:rsid w:val="00145C91"/>
    <w:rsid w:val="00153A6C"/>
    <w:rsid w:val="00154315"/>
    <w:rsid w:val="0015433A"/>
    <w:rsid w:val="001546FB"/>
    <w:rsid w:val="00157D64"/>
    <w:rsid w:val="00160F17"/>
    <w:rsid w:val="00161395"/>
    <w:rsid w:val="001648EB"/>
    <w:rsid w:val="00164A09"/>
    <w:rsid w:val="00165186"/>
    <w:rsid w:val="00166A1B"/>
    <w:rsid w:val="00167D74"/>
    <w:rsid w:val="001710E7"/>
    <w:rsid w:val="00171B70"/>
    <w:rsid w:val="0017306F"/>
    <w:rsid w:val="00175FBF"/>
    <w:rsid w:val="00181DDF"/>
    <w:rsid w:val="001847A2"/>
    <w:rsid w:val="00186C7E"/>
    <w:rsid w:val="001913A9"/>
    <w:rsid w:val="00191AF5"/>
    <w:rsid w:val="001940D0"/>
    <w:rsid w:val="001976B2"/>
    <w:rsid w:val="001A089B"/>
    <w:rsid w:val="001A274A"/>
    <w:rsid w:val="001A41F8"/>
    <w:rsid w:val="001A4277"/>
    <w:rsid w:val="001A52E4"/>
    <w:rsid w:val="001A5EBE"/>
    <w:rsid w:val="001A7A50"/>
    <w:rsid w:val="001B1153"/>
    <w:rsid w:val="001B1501"/>
    <w:rsid w:val="001B1F20"/>
    <w:rsid w:val="001B2507"/>
    <w:rsid w:val="001B4602"/>
    <w:rsid w:val="001B5389"/>
    <w:rsid w:val="001C1841"/>
    <w:rsid w:val="001D030A"/>
    <w:rsid w:val="001D0F29"/>
    <w:rsid w:val="001D2624"/>
    <w:rsid w:val="001D2D8F"/>
    <w:rsid w:val="001D31B4"/>
    <w:rsid w:val="001D5018"/>
    <w:rsid w:val="001E1773"/>
    <w:rsid w:val="001E2803"/>
    <w:rsid w:val="001E4B73"/>
    <w:rsid w:val="001E6FB9"/>
    <w:rsid w:val="001E73C9"/>
    <w:rsid w:val="001E7A46"/>
    <w:rsid w:val="001F567A"/>
    <w:rsid w:val="001F72B8"/>
    <w:rsid w:val="0020025F"/>
    <w:rsid w:val="0020297E"/>
    <w:rsid w:val="00203609"/>
    <w:rsid w:val="002049BD"/>
    <w:rsid w:val="0021041A"/>
    <w:rsid w:val="00212CAA"/>
    <w:rsid w:val="00213D24"/>
    <w:rsid w:val="00214CC5"/>
    <w:rsid w:val="00215AE4"/>
    <w:rsid w:val="00215F7D"/>
    <w:rsid w:val="00216D9E"/>
    <w:rsid w:val="00222A3F"/>
    <w:rsid w:val="002323C1"/>
    <w:rsid w:val="002339A8"/>
    <w:rsid w:val="00241F06"/>
    <w:rsid w:val="0024255D"/>
    <w:rsid w:val="0024415A"/>
    <w:rsid w:val="00246E3A"/>
    <w:rsid w:val="00247056"/>
    <w:rsid w:val="002474F5"/>
    <w:rsid w:val="00251CE4"/>
    <w:rsid w:val="002562A3"/>
    <w:rsid w:val="00256952"/>
    <w:rsid w:val="002571F6"/>
    <w:rsid w:val="002575D2"/>
    <w:rsid w:val="002605F8"/>
    <w:rsid w:val="00261471"/>
    <w:rsid w:val="0026180E"/>
    <w:rsid w:val="0026255C"/>
    <w:rsid w:val="00264616"/>
    <w:rsid w:val="0027128A"/>
    <w:rsid w:val="00274C11"/>
    <w:rsid w:val="00282916"/>
    <w:rsid w:val="00295B4A"/>
    <w:rsid w:val="002A0759"/>
    <w:rsid w:val="002A0B28"/>
    <w:rsid w:val="002A59E1"/>
    <w:rsid w:val="002A7306"/>
    <w:rsid w:val="002A7C2C"/>
    <w:rsid w:val="002B469F"/>
    <w:rsid w:val="002B6120"/>
    <w:rsid w:val="002C1055"/>
    <w:rsid w:val="002D0087"/>
    <w:rsid w:val="002D0FAC"/>
    <w:rsid w:val="002D3A2C"/>
    <w:rsid w:val="002D66C6"/>
    <w:rsid w:val="002E07C4"/>
    <w:rsid w:val="002E0C9B"/>
    <w:rsid w:val="002E20CD"/>
    <w:rsid w:val="002E239C"/>
    <w:rsid w:val="002E400F"/>
    <w:rsid w:val="002F078F"/>
    <w:rsid w:val="002F604C"/>
    <w:rsid w:val="00302B97"/>
    <w:rsid w:val="0030434F"/>
    <w:rsid w:val="003052EC"/>
    <w:rsid w:val="00306E08"/>
    <w:rsid w:val="00312646"/>
    <w:rsid w:val="003140BD"/>
    <w:rsid w:val="003148F7"/>
    <w:rsid w:val="003158EE"/>
    <w:rsid w:val="00321A90"/>
    <w:rsid w:val="0032279D"/>
    <w:rsid w:val="00323A3E"/>
    <w:rsid w:val="00323C51"/>
    <w:rsid w:val="00324A37"/>
    <w:rsid w:val="00324DE1"/>
    <w:rsid w:val="0032689F"/>
    <w:rsid w:val="003300CF"/>
    <w:rsid w:val="00331FB7"/>
    <w:rsid w:val="00332471"/>
    <w:rsid w:val="00332FDC"/>
    <w:rsid w:val="0033469D"/>
    <w:rsid w:val="003346E1"/>
    <w:rsid w:val="003376F5"/>
    <w:rsid w:val="00341F5D"/>
    <w:rsid w:val="00343873"/>
    <w:rsid w:val="00344376"/>
    <w:rsid w:val="0034444F"/>
    <w:rsid w:val="00347C59"/>
    <w:rsid w:val="0035120E"/>
    <w:rsid w:val="0035741A"/>
    <w:rsid w:val="003602CA"/>
    <w:rsid w:val="00365304"/>
    <w:rsid w:val="00366C03"/>
    <w:rsid w:val="00370125"/>
    <w:rsid w:val="00380974"/>
    <w:rsid w:val="0038102E"/>
    <w:rsid w:val="00381709"/>
    <w:rsid w:val="00393293"/>
    <w:rsid w:val="00397C08"/>
    <w:rsid w:val="003A143F"/>
    <w:rsid w:val="003A3A33"/>
    <w:rsid w:val="003A6593"/>
    <w:rsid w:val="003B0FD6"/>
    <w:rsid w:val="003B1D53"/>
    <w:rsid w:val="003B2224"/>
    <w:rsid w:val="003B37A0"/>
    <w:rsid w:val="003B4AA8"/>
    <w:rsid w:val="003B7A77"/>
    <w:rsid w:val="003C0A9A"/>
    <w:rsid w:val="003C27F8"/>
    <w:rsid w:val="003C49FE"/>
    <w:rsid w:val="003C64D5"/>
    <w:rsid w:val="003C7751"/>
    <w:rsid w:val="003D4C1F"/>
    <w:rsid w:val="003D5B59"/>
    <w:rsid w:val="003E4B06"/>
    <w:rsid w:val="003E5138"/>
    <w:rsid w:val="003E683A"/>
    <w:rsid w:val="003F048E"/>
    <w:rsid w:val="003F128F"/>
    <w:rsid w:val="003F37B6"/>
    <w:rsid w:val="003F7A3F"/>
    <w:rsid w:val="004021D2"/>
    <w:rsid w:val="004042D4"/>
    <w:rsid w:val="00404753"/>
    <w:rsid w:val="00405969"/>
    <w:rsid w:val="0040620D"/>
    <w:rsid w:val="00406E94"/>
    <w:rsid w:val="004152BC"/>
    <w:rsid w:val="00416479"/>
    <w:rsid w:val="00417488"/>
    <w:rsid w:val="0042618B"/>
    <w:rsid w:val="00426294"/>
    <w:rsid w:val="004275F8"/>
    <w:rsid w:val="00433CCD"/>
    <w:rsid w:val="00437AB4"/>
    <w:rsid w:val="00437F0D"/>
    <w:rsid w:val="004437B9"/>
    <w:rsid w:val="00443C08"/>
    <w:rsid w:val="00445588"/>
    <w:rsid w:val="004466B8"/>
    <w:rsid w:val="00451424"/>
    <w:rsid w:val="00452463"/>
    <w:rsid w:val="004532A2"/>
    <w:rsid w:val="00456256"/>
    <w:rsid w:val="004572F1"/>
    <w:rsid w:val="0046032B"/>
    <w:rsid w:val="004605D5"/>
    <w:rsid w:val="0046326E"/>
    <w:rsid w:val="004645FC"/>
    <w:rsid w:val="00466B77"/>
    <w:rsid w:val="00474FAF"/>
    <w:rsid w:val="00481DC6"/>
    <w:rsid w:val="004840DA"/>
    <w:rsid w:val="00486BEF"/>
    <w:rsid w:val="0049087A"/>
    <w:rsid w:val="004923A4"/>
    <w:rsid w:val="00495FFC"/>
    <w:rsid w:val="004A170D"/>
    <w:rsid w:val="004A28FB"/>
    <w:rsid w:val="004A5E65"/>
    <w:rsid w:val="004B0D61"/>
    <w:rsid w:val="004C4460"/>
    <w:rsid w:val="004D0EA4"/>
    <w:rsid w:val="004D2345"/>
    <w:rsid w:val="004D2821"/>
    <w:rsid w:val="004D3028"/>
    <w:rsid w:val="004D42DF"/>
    <w:rsid w:val="004E1762"/>
    <w:rsid w:val="004E4A75"/>
    <w:rsid w:val="004E54C0"/>
    <w:rsid w:val="004E5526"/>
    <w:rsid w:val="004F0965"/>
    <w:rsid w:val="00500FB3"/>
    <w:rsid w:val="005011CE"/>
    <w:rsid w:val="0050129C"/>
    <w:rsid w:val="00502EDE"/>
    <w:rsid w:val="00503087"/>
    <w:rsid w:val="00503C18"/>
    <w:rsid w:val="00504A5E"/>
    <w:rsid w:val="005100DD"/>
    <w:rsid w:val="00513B21"/>
    <w:rsid w:val="005143A7"/>
    <w:rsid w:val="00520271"/>
    <w:rsid w:val="00530CD1"/>
    <w:rsid w:val="005314C4"/>
    <w:rsid w:val="0053678E"/>
    <w:rsid w:val="0054794A"/>
    <w:rsid w:val="0055094A"/>
    <w:rsid w:val="005517FB"/>
    <w:rsid w:val="00554263"/>
    <w:rsid w:val="0055517B"/>
    <w:rsid w:val="00563B03"/>
    <w:rsid w:val="00563BA8"/>
    <w:rsid w:val="00566452"/>
    <w:rsid w:val="00570145"/>
    <w:rsid w:val="0057695E"/>
    <w:rsid w:val="00577629"/>
    <w:rsid w:val="00590F1A"/>
    <w:rsid w:val="00592461"/>
    <w:rsid w:val="00595E6D"/>
    <w:rsid w:val="00597494"/>
    <w:rsid w:val="005A69E8"/>
    <w:rsid w:val="005A7CF6"/>
    <w:rsid w:val="005B0CBF"/>
    <w:rsid w:val="005B18DC"/>
    <w:rsid w:val="005B33D9"/>
    <w:rsid w:val="005B3675"/>
    <w:rsid w:val="005B6190"/>
    <w:rsid w:val="005B64E6"/>
    <w:rsid w:val="005B6898"/>
    <w:rsid w:val="005C3E19"/>
    <w:rsid w:val="005C423F"/>
    <w:rsid w:val="005C58EC"/>
    <w:rsid w:val="005C6396"/>
    <w:rsid w:val="005C674C"/>
    <w:rsid w:val="005D215F"/>
    <w:rsid w:val="005D297E"/>
    <w:rsid w:val="005D32AE"/>
    <w:rsid w:val="005D7A73"/>
    <w:rsid w:val="005E2BAA"/>
    <w:rsid w:val="005E361D"/>
    <w:rsid w:val="005E405A"/>
    <w:rsid w:val="005E7C4B"/>
    <w:rsid w:val="005F08F1"/>
    <w:rsid w:val="005F0A79"/>
    <w:rsid w:val="005F3089"/>
    <w:rsid w:val="005F380E"/>
    <w:rsid w:val="005F4E12"/>
    <w:rsid w:val="00606DA8"/>
    <w:rsid w:val="00607D42"/>
    <w:rsid w:val="006124C3"/>
    <w:rsid w:val="00616C95"/>
    <w:rsid w:val="0062705A"/>
    <w:rsid w:val="00631E40"/>
    <w:rsid w:val="006330C6"/>
    <w:rsid w:val="00636194"/>
    <w:rsid w:val="0064351E"/>
    <w:rsid w:val="00644AE1"/>
    <w:rsid w:val="006457D2"/>
    <w:rsid w:val="0064645C"/>
    <w:rsid w:val="00653252"/>
    <w:rsid w:val="00653773"/>
    <w:rsid w:val="0065455E"/>
    <w:rsid w:val="00662B1E"/>
    <w:rsid w:val="00664240"/>
    <w:rsid w:val="006666B7"/>
    <w:rsid w:val="00670C41"/>
    <w:rsid w:val="00674F0F"/>
    <w:rsid w:val="006763B9"/>
    <w:rsid w:val="006770DB"/>
    <w:rsid w:val="0068216F"/>
    <w:rsid w:val="006824A8"/>
    <w:rsid w:val="006834C8"/>
    <w:rsid w:val="00683BBC"/>
    <w:rsid w:val="006844B6"/>
    <w:rsid w:val="00684B54"/>
    <w:rsid w:val="00684E1E"/>
    <w:rsid w:val="00685C4C"/>
    <w:rsid w:val="00690834"/>
    <w:rsid w:val="0069169C"/>
    <w:rsid w:val="00694AAE"/>
    <w:rsid w:val="006970F8"/>
    <w:rsid w:val="006A044F"/>
    <w:rsid w:val="006B006A"/>
    <w:rsid w:val="006B2517"/>
    <w:rsid w:val="006C1BFA"/>
    <w:rsid w:val="006D26E7"/>
    <w:rsid w:val="006D639D"/>
    <w:rsid w:val="006D7D28"/>
    <w:rsid w:val="006E0B28"/>
    <w:rsid w:val="006E1D4E"/>
    <w:rsid w:val="006E30E7"/>
    <w:rsid w:val="006E37C8"/>
    <w:rsid w:val="006F0EB8"/>
    <w:rsid w:val="006F2836"/>
    <w:rsid w:val="006F4B65"/>
    <w:rsid w:val="006F5179"/>
    <w:rsid w:val="00702BE5"/>
    <w:rsid w:val="007070A3"/>
    <w:rsid w:val="0071467C"/>
    <w:rsid w:val="00715D25"/>
    <w:rsid w:val="00716657"/>
    <w:rsid w:val="007222AD"/>
    <w:rsid w:val="00724B5E"/>
    <w:rsid w:val="007252BB"/>
    <w:rsid w:val="00726881"/>
    <w:rsid w:val="007278E7"/>
    <w:rsid w:val="007279C7"/>
    <w:rsid w:val="00735505"/>
    <w:rsid w:val="007362E6"/>
    <w:rsid w:val="00736399"/>
    <w:rsid w:val="007409A2"/>
    <w:rsid w:val="0074230A"/>
    <w:rsid w:val="007423A4"/>
    <w:rsid w:val="00744869"/>
    <w:rsid w:val="00744E98"/>
    <w:rsid w:val="00747163"/>
    <w:rsid w:val="00757722"/>
    <w:rsid w:val="00760357"/>
    <w:rsid w:val="00765BE6"/>
    <w:rsid w:val="007679DF"/>
    <w:rsid w:val="00770712"/>
    <w:rsid w:val="007707B1"/>
    <w:rsid w:val="007729B9"/>
    <w:rsid w:val="00774E36"/>
    <w:rsid w:val="00784271"/>
    <w:rsid w:val="007849A6"/>
    <w:rsid w:val="00784E3A"/>
    <w:rsid w:val="00786F71"/>
    <w:rsid w:val="00794E9E"/>
    <w:rsid w:val="00797CE6"/>
    <w:rsid w:val="00797E52"/>
    <w:rsid w:val="007A33E2"/>
    <w:rsid w:val="007A43C9"/>
    <w:rsid w:val="007A6E87"/>
    <w:rsid w:val="007A7905"/>
    <w:rsid w:val="007B6CAB"/>
    <w:rsid w:val="007B7296"/>
    <w:rsid w:val="007C5D82"/>
    <w:rsid w:val="007D4423"/>
    <w:rsid w:val="007E1C43"/>
    <w:rsid w:val="007E4701"/>
    <w:rsid w:val="007F2312"/>
    <w:rsid w:val="007F2CF6"/>
    <w:rsid w:val="007F41C6"/>
    <w:rsid w:val="007F4AB0"/>
    <w:rsid w:val="007F79DA"/>
    <w:rsid w:val="00802573"/>
    <w:rsid w:val="00804253"/>
    <w:rsid w:val="008052AF"/>
    <w:rsid w:val="00805455"/>
    <w:rsid w:val="00810ED1"/>
    <w:rsid w:val="0081363F"/>
    <w:rsid w:val="00815614"/>
    <w:rsid w:val="008215CA"/>
    <w:rsid w:val="00821E32"/>
    <w:rsid w:val="0082753C"/>
    <w:rsid w:val="00833081"/>
    <w:rsid w:val="00837215"/>
    <w:rsid w:val="0083795D"/>
    <w:rsid w:val="00844A8F"/>
    <w:rsid w:val="00846CAD"/>
    <w:rsid w:val="00846CE8"/>
    <w:rsid w:val="00850292"/>
    <w:rsid w:val="00851234"/>
    <w:rsid w:val="00851238"/>
    <w:rsid w:val="00853432"/>
    <w:rsid w:val="008554CC"/>
    <w:rsid w:val="00855835"/>
    <w:rsid w:val="00855866"/>
    <w:rsid w:val="00855F14"/>
    <w:rsid w:val="008631B3"/>
    <w:rsid w:val="0086550D"/>
    <w:rsid w:val="008674E9"/>
    <w:rsid w:val="00870990"/>
    <w:rsid w:val="00873565"/>
    <w:rsid w:val="008740F0"/>
    <w:rsid w:val="00875ECF"/>
    <w:rsid w:val="00883C10"/>
    <w:rsid w:val="00885630"/>
    <w:rsid w:val="00891670"/>
    <w:rsid w:val="008927EA"/>
    <w:rsid w:val="00892E36"/>
    <w:rsid w:val="008A2427"/>
    <w:rsid w:val="008A5222"/>
    <w:rsid w:val="008A5B76"/>
    <w:rsid w:val="008A7429"/>
    <w:rsid w:val="008B1A92"/>
    <w:rsid w:val="008B1B4D"/>
    <w:rsid w:val="008B395B"/>
    <w:rsid w:val="008B410E"/>
    <w:rsid w:val="008B58EE"/>
    <w:rsid w:val="008B5BC5"/>
    <w:rsid w:val="008C3E56"/>
    <w:rsid w:val="008E0533"/>
    <w:rsid w:val="008E19DA"/>
    <w:rsid w:val="008E7E31"/>
    <w:rsid w:val="008F173D"/>
    <w:rsid w:val="008F4B34"/>
    <w:rsid w:val="00904ABA"/>
    <w:rsid w:val="00905784"/>
    <w:rsid w:val="009059CE"/>
    <w:rsid w:val="009132D5"/>
    <w:rsid w:val="00914F33"/>
    <w:rsid w:val="00916959"/>
    <w:rsid w:val="00926139"/>
    <w:rsid w:val="00932197"/>
    <w:rsid w:val="009345F1"/>
    <w:rsid w:val="00936697"/>
    <w:rsid w:val="00942B09"/>
    <w:rsid w:val="0094437E"/>
    <w:rsid w:val="00945E0C"/>
    <w:rsid w:val="00946A00"/>
    <w:rsid w:val="00957517"/>
    <w:rsid w:val="00960DEC"/>
    <w:rsid w:val="00961F69"/>
    <w:rsid w:val="0097116B"/>
    <w:rsid w:val="00972DA4"/>
    <w:rsid w:val="009753EF"/>
    <w:rsid w:val="00976B91"/>
    <w:rsid w:val="00980687"/>
    <w:rsid w:val="009816C4"/>
    <w:rsid w:val="00981DFC"/>
    <w:rsid w:val="009828D0"/>
    <w:rsid w:val="009868EA"/>
    <w:rsid w:val="009903D9"/>
    <w:rsid w:val="009906F5"/>
    <w:rsid w:val="00991D51"/>
    <w:rsid w:val="00992BC9"/>
    <w:rsid w:val="00993CA4"/>
    <w:rsid w:val="00995C3B"/>
    <w:rsid w:val="009965B1"/>
    <w:rsid w:val="00997BC1"/>
    <w:rsid w:val="009A04BE"/>
    <w:rsid w:val="009A0B9A"/>
    <w:rsid w:val="009A2086"/>
    <w:rsid w:val="009A2A04"/>
    <w:rsid w:val="009A341F"/>
    <w:rsid w:val="009A7E01"/>
    <w:rsid w:val="009B0D76"/>
    <w:rsid w:val="009B10F8"/>
    <w:rsid w:val="009B1397"/>
    <w:rsid w:val="009B14F6"/>
    <w:rsid w:val="009B1930"/>
    <w:rsid w:val="009B1938"/>
    <w:rsid w:val="009B300B"/>
    <w:rsid w:val="009B4B18"/>
    <w:rsid w:val="009B71F8"/>
    <w:rsid w:val="009C13DC"/>
    <w:rsid w:val="009C205B"/>
    <w:rsid w:val="009C4DE9"/>
    <w:rsid w:val="009C5063"/>
    <w:rsid w:val="009D1362"/>
    <w:rsid w:val="009D28C2"/>
    <w:rsid w:val="009D3B04"/>
    <w:rsid w:val="009D7E0D"/>
    <w:rsid w:val="009E4890"/>
    <w:rsid w:val="009F1C5D"/>
    <w:rsid w:val="009F3E12"/>
    <w:rsid w:val="009F589F"/>
    <w:rsid w:val="009F59BD"/>
    <w:rsid w:val="00A0000B"/>
    <w:rsid w:val="00A000BE"/>
    <w:rsid w:val="00A0366B"/>
    <w:rsid w:val="00A04094"/>
    <w:rsid w:val="00A07E65"/>
    <w:rsid w:val="00A1000F"/>
    <w:rsid w:val="00A103F4"/>
    <w:rsid w:val="00A1058C"/>
    <w:rsid w:val="00A131FC"/>
    <w:rsid w:val="00A15758"/>
    <w:rsid w:val="00A20EC5"/>
    <w:rsid w:val="00A25688"/>
    <w:rsid w:val="00A25BA6"/>
    <w:rsid w:val="00A27435"/>
    <w:rsid w:val="00A30122"/>
    <w:rsid w:val="00A30B7B"/>
    <w:rsid w:val="00A30F74"/>
    <w:rsid w:val="00A37383"/>
    <w:rsid w:val="00A37AA6"/>
    <w:rsid w:val="00A40525"/>
    <w:rsid w:val="00A40F3B"/>
    <w:rsid w:val="00A42468"/>
    <w:rsid w:val="00A4679B"/>
    <w:rsid w:val="00A53C03"/>
    <w:rsid w:val="00A53E64"/>
    <w:rsid w:val="00A54C17"/>
    <w:rsid w:val="00A5738C"/>
    <w:rsid w:val="00A60085"/>
    <w:rsid w:val="00A633DE"/>
    <w:rsid w:val="00A635BB"/>
    <w:rsid w:val="00A63A5D"/>
    <w:rsid w:val="00A66ACA"/>
    <w:rsid w:val="00A67D8C"/>
    <w:rsid w:val="00A7394E"/>
    <w:rsid w:val="00A75841"/>
    <w:rsid w:val="00A87875"/>
    <w:rsid w:val="00A95B3E"/>
    <w:rsid w:val="00AA1D64"/>
    <w:rsid w:val="00AA22D7"/>
    <w:rsid w:val="00AA23BE"/>
    <w:rsid w:val="00AB7A10"/>
    <w:rsid w:val="00AD0310"/>
    <w:rsid w:val="00AD3E8D"/>
    <w:rsid w:val="00AD42D9"/>
    <w:rsid w:val="00AD5D98"/>
    <w:rsid w:val="00AD6F46"/>
    <w:rsid w:val="00AD7AF4"/>
    <w:rsid w:val="00AF18B9"/>
    <w:rsid w:val="00AF1919"/>
    <w:rsid w:val="00AF67CC"/>
    <w:rsid w:val="00AF7AB1"/>
    <w:rsid w:val="00B02CB6"/>
    <w:rsid w:val="00B04D5D"/>
    <w:rsid w:val="00B15AFE"/>
    <w:rsid w:val="00B17402"/>
    <w:rsid w:val="00B20A42"/>
    <w:rsid w:val="00B21A9A"/>
    <w:rsid w:val="00B21CE4"/>
    <w:rsid w:val="00B21DE5"/>
    <w:rsid w:val="00B22149"/>
    <w:rsid w:val="00B2408B"/>
    <w:rsid w:val="00B2481D"/>
    <w:rsid w:val="00B25A7D"/>
    <w:rsid w:val="00B26FF5"/>
    <w:rsid w:val="00B33877"/>
    <w:rsid w:val="00B347EE"/>
    <w:rsid w:val="00B347FB"/>
    <w:rsid w:val="00B376AD"/>
    <w:rsid w:val="00B41661"/>
    <w:rsid w:val="00B45392"/>
    <w:rsid w:val="00B45FD0"/>
    <w:rsid w:val="00B47345"/>
    <w:rsid w:val="00B4762E"/>
    <w:rsid w:val="00B50AEF"/>
    <w:rsid w:val="00B5182C"/>
    <w:rsid w:val="00B61DA7"/>
    <w:rsid w:val="00B61E3E"/>
    <w:rsid w:val="00B63174"/>
    <w:rsid w:val="00B65FDA"/>
    <w:rsid w:val="00B66AE9"/>
    <w:rsid w:val="00B674AD"/>
    <w:rsid w:val="00B67B98"/>
    <w:rsid w:val="00B721F2"/>
    <w:rsid w:val="00B7320F"/>
    <w:rsid w:val="00B736D2"/>
    <w:rsid w:val="00B7414E"/>
    <w:rsid w:val="00B7535C"/>
    <w:rsid w:val="00B77309"/>
    <w:rsid w:val="00B821B9"/>
    <w:rsid w:val="00B8248B"/>
    <w:rsid w:val="00B830D8"/>
    <w:rsid w:val="00B83582"/>
    <w:rsid w:val="00B84154"/>
    <w:rsid w:val="00B853F3"/>
    <w:rsid w:val="00B86BB9"/>
    <w:rsid w:val="00B87470"/>
    <w:rsid w:val="00B91DF1"/>
    <w:rsid w:val="00B91F40"/>
    <w:rsid w:val="00B93A51"/>
    <w:rsid w:val="00B95668"/>
    <w:rsid w:val="00B96ABD"/>
    <w:rsid w:val="00BA1C5B"/>
    <w:rsid w:val="00BA237D"/>
    <w:rsid w:val="00BA344D"/>
    <w:rsid w:val="00BA3BB6"/>
    <w:rsid w:val="00BB3D58"/>
    <w:rsid w:val="00BB4F28"/>
    <w:rsid w:val="00BC1732"/>
    <w:rsid w:val="00BC1D02"/>
    <w:rsid w:val="00BC21E2"/>
    <w:rsid w:val="00BC29F3"/>
    <w:rsid w:val="00BC4F50"/>
    <w:rsid w:val="00BC68BF"/>
    <w:rsid w:val="00BC6E00"/>
    <w:rsid w:val="00BD11F4"/>
    <w:rsid w:val="00BD45AD"/>
    <w:rsid w:val="00BD5092"/>
    <w:rsid w:val="00BD7E1D"/>
    <w:rsid w:val="00BD7E57"/>
    <w:rsid w:val="00BE01C0"/>
    <w:rsid w:val="00BE22DB"/>
    <w:rsid w:val="00BE34E1"/>
    <w:rsid w:val="00BF64CC"/>
    <w:rsid w:val="00BF7255"/>
    <w:rsid w:val="00C05E12"/>
    <w:rsid w:val="00C121AD"/>
    <w:rsid w:val="00C13A6C"/>
    <w:rsid w:val="00C2027C"/>
    <w:rsid w:val="00C21CDB"/>
    <w:rsid w:val="00C24848"/>
    <w:rsid w:val="00C24CAD"/>
    <w:rsid w:val="00C24E8F"/>
    <w:rsid w:val="00C270E6"/>
    <w:rsid w:val="00C312FC"/>
    <w:rsid w:val="00C3155D"/>
    <w:rsid w:val="00C31748"/>
    <w:rsid w:val="00C31C6B"/>
    <w:rsid w:val="00C324BA"/>
    <w:rsid w:val="00C40701"/>
    <w:rsid w:val="00C45963"/>
    <w:rsid w:val="00C459AB"/>
    <w:rsid w:val="00C478B5"/>
    <w:rsid w:val="00C5253D"/>
    <w:rsid w:val="00C560EE"/>
    <w:rsid w:val="00C60F80"/>
    <w:rsid w:val="00C64E3C"/>
    <w:rsid w:val="00C65511"/>
    <w:rsid w:val="00C65F89"/>
    <w:rsid w:val="00C66E4B"/>
    <w:rsid w:val="00C70CAE"/>
    <w:rsid w:val="00C72643"/>
    <w:rsid w:val="00C726D5"/>
    <w:rsid w:val="00C852F0"/>
    <w:rsid w:val="00C97225"/>
    <w:rsid w:val="00CA00B0"/>
    <w:rsid w:val="00CA34A5"/>
    <w:rsid w:val="00CA4C13"/>
    <w:rsid w:val="00CA6495"/>
    <w:rsid w:val="00CB08C3"/>
    <w:rsid w:val="00CB0C82"/>
    <w:rsid w:val="00CC0C88"/>
    <w:rsid w:val="00CC4E6B"/>
    <w:rsid w:val="00CC5B23"/>
    <w:rsid w:val="00CC6879"/>
    <w:rsid w:val="00CD075F"/>
    <w:rsid w:val="00CD2E80"/>
    <w:rsid w:val="00CD328E"/>
    <w:rsid w:val="00CD5F95"/>
    <w:rsid w:val="00CD6430"/>
    <w:rsid w:val="00CE0C72"/>
    <w:rsid w:val="00CE4C97"/>
    <w:rsid w:val="00CF0B9F"/>
    <w:rsid w:val="00CF1C91"/>
    <w:rsid w:val="00CF1DDD"/>
    <w:rsid w:val="00CF372A"/>
    <w:rsid w:val="00CF3C3A"/>
    <w:rsid w:val="00D01016"/>
    <w:rsid w:val="00D01357"/>
    <w:rsid w:val="00D018A0"/>
    <w:rsid w:val="00D030D1"/>
    <w:rsid w:val="00D04FFA"/>
    <w:rsid w:val="00D219AF"/>
    <w:rsid w:val="00D21F30"/>
    <w:rsid w:val="00D27C75"/>
    <w:rsid w:val="00D307B9"/>
    <w:rsid w:val="00D338DB"/>
    <w:rsid w:val="00D34565"/>
    <w:rsid w:val="00D35A2B"/>
    <w:rsid w:val="00D35B04"/>
    <w:rsid w:val="00D40E8D"/>
    <w:rsid w:val="00D46917"/>
    <w:rsid w:val="00D5231E"/>
    <w:rsid w:val="00D560BB"/>
    <w:rsid w:val="00D618A2"/>
    <w:rsid w:val="00D63D46"/>
    <w:rsid w:val="00D6526A"/>
    <w:rsid w:val="00D72969"/>
    <w:rsid w:val="00D734E0"/>
    <w:rsid w:val="00D75389"/>
    <w:rsid w:val="00D764BA"/>
    <w:rsid w:val="00D826CF"/>
    <w:rsid w:val="00D8674F"/>
    <w:rsid w:val="00D926DE"/>
    <w:rsid w:val="00D9272B"/>
    <w:rsid w:val="00D9657D"/>
    <w:rsid w:val="00D96A66"/>
    <w:rsid w:val="00DA0B64"/>
    <w:rsid w:val="00DA0D91"/>
    <w:rsid w:val="00DA2C91"/>
    <w:rsid w:val="00DB4DD1"/>
    <w:rsid w:val="00DB6F65"/>
    <w:rsid w:val="00DB7148"/>
    <w:rsid w:val="00DB7373"/>
    <w:rsid w:val="00DC175B"/>
    <w:rsid w:val="00DC47F1"/>
    <w:rsid w:val="00DC4B0B"/>
    <w:rsid w:val="00DC5F72"/>
    <w:rsid w:val="00DD1CFE"/>
    <w:rsid w:val="00DD316A"/>
    <w:rsid w:val="00DD421F"/>
    <w:rsid w:val="00DD44B6"/>
    <w:rsid w:val="00DE1D95"/>
    <w:rsid w:val="00DE3BBE"/>
    <w:rsid w:val="00DE5254"/>
    <w:rsid w:val="00DE5E5F"/>
    <w:rsid w:val="00DE6EE8"/>
    <w:rsid w:val="00DE751C"/>
    <w:rsid w:val="00DF0172"/>
    <w:rsid w:val="00DF06D5"/>
    <w:rsid w:val="00DF4E45"/>
    <w:rsid w:val="00DF77AA"/>
    <w:rsid w:val="00DF7980"/>
    <w:rsid w:val="00E02553"/>
    <w:rsid w:val="00E10C62"/>
    <w:rsid w:val="00E14097"/>
    <w:rsid w:val="00E245DC"/>
    <w:rsid w:val="00E30864"/>
    <w:rsid w:val="00E31032"/>
    <w:rsid w:val="00E317A3"/>
    <w:rsid w:val="00E343E6"/>
    <w:rsid w:val="00E34768"/>
    <w:rsid w:val="00E35292"/>
    <w:rsid w:val="00E3597F"/>
    <w:rsid w:val="00E37733"/>
    <w:rsid w:val="00E410D0"/>
    <w:rsid w:val="00E42A03"/>
    <w:rsid w:val="00E43061"/>
    <w:rsid w:val="00E44B68"/>
    <w:rsid w:val="00E456B9"/>
    <w:rsid w:val="00E51ADC"/>
    <w:rsid w:val="00E55F9C"/>
    <w:rsid w:val="00E621A0"/>
    <w:rsid w:val="00E63080"/>
    <w:rsid w:val="00E64547"/>
    <w:rsid w:val="00E66D71"/>
    <w:rsid w:val="00E709FA"/>
    <w:rsid w:val="00E75650"/>
    <w:rsid w:val="00E76E5C"/>
    <w:rsid w:val="00E86E13"/>
    <w:rsid w:val="00E95176"/>
    <w:rsid w:val="00E9700A"/>
    <w:rsid w:val="00EA3047"/>
    <w:rsid w:val="00EA42C6"/>
    <w:rsid w:val="00EA5395"/>
    <w:rsid w:val="00EA642E"/>
    <w:rsid w:val="00EA79FB"/>
    <w:rsid w:val="00EB0E0E"/>
    <w:rsid w:val="00EC209A"/>
    <w:rsid w:val="00EC5C93"/>
    <w:rsid w:val="00EC604B"/>
    <w:rsid w:val="00EC6FF5"/>
    <w:rsid w:val="00ED143A"/>
    <w:rsid w:val="00ED1B12"/>
    <w:rsid w:val="00ED2443"/>
    <w:rsid w:val="00ED2ABF"/>
    <w:rsid w:val="00ED6F11"/>
    <w:rsid w:val="00ED7BB7"/>
    <w:rsid w:val="00EE2C9F"/>
    <w:rsid w:val="00EF359D"/>
    <w:rsid w:val="00EF40A6"/>
    <w:rsid w:val="00EF4106"/>
    <w:rsid w:val="00EF411D"/>
    <w:rsid w:val="00EF783E"/>
    <w:rsid w:val="00F01AA1"/>
    <w:rsid w:val="00F021FC"/>
    <w:rsid w:val="00F027F4"/>
    <w:rsid w:val="00F02A66"/>
    <w:rsid w:val="00F02C11"/>
    <w:rsid w:val="00F036F8"/>
    <w:rsid w:val="00F037DC"/>
    <w:rsid w:val="00F054DB"/>
    <w:rsid w:val="00F063CA"/>
    <w:rsid w:val="00F06C8F"/>
    <w:rsid w:val="00F17D89"/>
    <w:rsid w:val="00F2000F"/>
    <w:rsid w:val="00F2095F"/>
    <w:rsid w:val="00F25A3D"/>
    <w:rsid w:val="00F30430"/>
    <w:rsid w:val="00F41428"/>
    <w:rsid w:val="00F4158D"/>
    <w:rsid w:val="00F438CA"/>
    <w:rsid w:val="00F4627C"/>
    <w:rsid w:val="00F467A3"/>
    <w:rsid w:val="00F52E31"/>
    <w:rsid w:val="00F54F08"/>
    <w:rsid w:val="00F5531B"/>
    <w:rsid w:val="00F56E9F"/>
    <w:rsid w:val="00F60F2E"/>
    <w:rsid w:val="00F63C50"/>
    <w:rsid w:val="00F651AE"/>
    <w:rsid w:val="00F7091C"/>
    <w:rsid w:val="00F711D9"/>
    <w:rsid w:val="00F72268"/>
    <w:rsid w:val="00F72C3E"/>
    <w:rsid w:val="00F73D01"/>
    <w:rsid w:val="00F76D7C"/>
    <w:rsid w:val="00F775BA"/>
    <w:rsid w:val="00F811AC"/>
    <w:rsid w:val="00F81CCB"/>
    <w:rsid w:val="00F8512D"/>
    <w:rsid w:val="00F908D4"/>
    <w:rsid w:val="00F90EC9"/>
    <w:rsid w:val="00F91E1A"/>
    <w:rsid w:val="00F937E2"/>
    <w:rsid w:val="00FA2B9A"/>
    <w:rsid w:val="00FA2C04"/>
    <w:rsid w:val="00FA3BC5"/>
    <w:rsid w:val="00FA3E83"/>
    <w:rsid w:val="00FA51D8"/>
    <w:rsid w:val="00FB64A0"/>
    <w:rsid w:val="00FC0638"/>
    <w:rsid w:val="00FC12A9"/>
    <w:rsid w:val="00FD144C"/>
    <w:rsid w:val="00FD2651"/>
    <w:rsid w:val="00FD497A"/>
    <w:rsid w:val="00FE02B5"/>
    <w:rsid w:val="00FE4F3B"/>
    <w:rsid w:val="00FF2A34"/>
    <w:rsid w:val="00FF3C0C"/>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E26A25"/>
  <w15:docId w15:val="{4EE44844-ED6B-4D47-AAC8-1C2FFB6E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1"/>
      </w:numPr>
      <w:spacing w:before="240" w:after="60"/>
      <w:outlineLvl w:val="0"/>
    </w:pPr>
    <w:rPr>
      <w:rFonts w:ascii="Costa TT Light" w:hAnsi="Costa TT Light"/>
      <w:b/>
      <w:kern w:val="28"/>
      <w:sz w:val="24"/>
    </w:rPr>
  </w:style>
  <w:style w:type="paragraph" w:styleId="Heading2">
    <w:name w:val="heading 2"/>
    <w:basedOn w:val="Normal"/>
    <w:next w:val="Normal"/>
    <w:qFormat/>
    <w:pPr>
      <w:keepNext/>
      <w:spacing w:before="90" w:after="54"/>
      <w:outlineLvl w:val="1"/>
    </w:pPr>
    <w:rPr>
      <w:rFonts w:ascii="Costa TT Light" w:hAnsi="Costa TT Light"/>
      <w:b/>
    </w:rPr>
  </w:style>
  <w:style w:type="paragraph" w:styleId="Heading3">
    <w:name w:val="heading 3"/>
    <w:basedOn w:val="Normal"/>
    <w:next w:val="Normal"/>
    <w:autoRedefine/>
    <w:qFormat/>
    <w:rsid w:val="00770712"/>
    <w:pPr>
      <w:keepNext/>
      <w:ind w:left="708" w:firstLine="708"/>
      <w:outlineLvl w:val="2"/>
    </w:pPr>
    <w:rPr>
      <w:sz w:val="24"/>
      <w:szCs w:val="24"/>
    </w:rPr>
  </w:style>
  <w:style w:type="paragraph" w:styleId="Heading4">
    <w:name w:val="heading 4"/>
    <w:basedOn w:val="Normal"/>
    <w:next w:val="Normal"/>
    <w:qFormat/>
    <w:pPr>
      <w:keepNext/>
      <w:spacing w:before="90" w:after="54"/>
      <w:jc w:val="center"/>
      <w:outlineLvl w:val="3"/>
    </w:pPr>
    <w:rPr>
      <w:sz w:val="24"/>
    </w:rPr>
  </w:style>
  <w:style w:type="paragraph" w:styleId="Heading5">
    <w:name w:val="heading 5"/>
    <w:basedOn w:val="Normal"/>
    <w:next w:val="Normal"/>
    <w:qFormat/>
    <w:pPr>
      <w:numPr>
        <w:ilvl w:val="4"/>
        <w:numId w:val="2"/>
      </w:numPr>
      <w:spacing w:before="240" w:after="60"/>
      <w:outlineLvl w:val="4"/>
    </w:pPr>
    <w:rPr>
      <w:rFonts w:ascii="Arial" w:hAnsi="Arial"/>
      <w:sz w:val="22"/>
    </w:rPr>
  </w:style>
  <w:style w:type="paragraph" w:styleId="Heading6">
    <w:name w:val="heading 6"/>
    <w:basedOn w:val="Normal"/>
    <w:next w:val="Normal"/>
    <w:qFormat/>
    <w:pPr>
      <w:numPr>
        <w:ilvl w:val="5"/>
        <w:numId w:val="2"/>
      </w:numPr>
      <w:spacing w:before="240" w:after="60"/>
      <w:outlineLvl w:val="5"/>
    </w:pPr>
    <w:rPr>
      <w:rFonts w:ascii="Arial" w:hAnsi="Arial"/>
      <w:i/>
      <w:sz w:val="22"/>
    </w:rPr>
  </w:style>
  <w:style w:type="paragraph" w:styleId="Heading7">
    <w:name w:val="heading 7"/>
    <w:basedOn w:val="Normal"/>
    <w:next w:val="Normal"/>
    <w:qFormat/>
    <w:pPr>
      <w:numPr>
        <w:ilvl w:val="6"/>
        <w:numId w:val="2"/>
      </w:numPr>
      <w:spacing w:before="240" w:after="60"/>
      <w:outlineLvl w:val="6"/>
    </w:pPr>
    <w:rPr>
      <w:rFonts w:ascii="Arial" w:hAnsi="Arial"/>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character" w:styleId="EndnoteReference">
    <w:name w:val="endnote reference"/>
    <w:semiHidden/>
    <w:rPr>
      <w:vertAlign w:val="superscript"/>
    </w:rPr>
  </w:style>
  <w:style w:type="character" w:styleId="Hyperlink">
    <w:name w:val="Hyperlink"/>
    <w:uiPriority w:val="99"/>
    <w:rPr>
      <w:color w:val="0000FF"/>
      <w:u w:val="single"/>
    </w:rPr>
  </w:style>
  <w:style w:type="paragraph" w:styleId="BodyText">
    <w:name w:val="Body Text"/>
    <w:basedOn w:val="Normal"/>
    <w:pPr>
      <w:jc w:val="both"/>
    </w:pPr>
    <w:rPr>
      <w:rFonts w:ascii="Costa TT" w:hAnsi="Costa TT"/>
      <w:sz w:val="24"/>
    </w:rPr>
  </w:style>
  <w:style w:type="paragraph" w:styleId="BodyTextIndent">
    <w:name w:val="Body Text Indent"/>
    <w:basedOn w:val="Normal"/>
    <w:pPr>
      <w:widowControl w:val="0"/>
      <w:spacing w:before="120"/>
      <w:jc w:val="center"/>
    </w:pPr>
    <w:rPr>
      <w:sz w:val="16"/>
    </w:rPr>
  </w:style>
  <w:style w:type="paragraph" w:styleId="TOC1">
    <w:name w:val="toc 1"/>
    <w:basedOn w:val="Normal"/>
    <w:next w:val="Normal"/>
    <w:autoRedefine/>
    <w:uiPriority w:val="39"/>
    <w:rsid w:val="00DF77AA"/>
    <w:pPr>
      <w:tabs>
        <w:tab w:val="left" w:pos="400"/>
        <w:tab w:val="right" w:leader="dot" w:pos="9628"/>
      </w:tabs>
      <w:spacing w:line="360" w:lineRule="auto"/>
    </w:pPr>
    <w:rPr>
      <w:rFonts w:ascii="Verdana" w:hAnsi="Verdana"/>
      <w:noProof/>
      <w:sz w:val="24"/>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customStyle="1" w:styleId="a">
    <w:basedOn w:val="Normal"/>
    <w:pPr>
      <w:tabs>
        <w:tab w:val="left" w:pos="-720"/>
        <w:tab w:val="left" w:pos="0"/>
        <w:tab w:val="left" w:pos="720"/>
        <w:tab w:val="left" w:pos="1440"/>
        <w:tab w:val="left" w:pos="2160"/>
      </w:tabs>
      <w:suppressAutoHyphens/>
      <w:ind w:left="2880" w:hanging="2880"/>
    </w:pPr>
    <w:rPr>
      <w:rFonts w:ascii="New Century Schoolbook" w:hAnsi="New Century Schoolbook"/>
      <w:b/>
      <w:caps/>
      <w:sz w:val="24"/>
    </w:rPr>
  </w:style>
  <w:style w:type="paragraph" w:styleId="EndnoteText">
    <w:name w:val="endnote text"/>
    <w:basedOn w:val="Normal"/>
    <w:semiHidden/>
    <w:rPr>
      <w:rFonts w:ascii="Courier" w:hAnsi="Courier"/>
      <w:sz w:val="24"/>
    </w:rPr>
  </w:style>
  <w:style w:type="paragraph" w:customStyle="1" w:styleId="NormaleB">
    <w:name w:val="Normale B"/>
    <w:basedOn w:val="Normal"/>
    <w:pPr>
      <w:widowControl w:val="0"/>
      <w:spacing w:before="120"/>
      <w:jc w:val="both"/>
    </w:pPr>
    <w:rPr>
      <w:b/>
      <w:sz w:val="24"/>
    </w:rPr>
  </w:style>
  <w:style w:type="paragraph" w:customStyle="1" w:styleId="Testo">
    <w:name w:val="Testo"/>
    <w:pPr>
      <w:tabs>
        <w:tab w:val="left" w:pos="284"/>
      </w:tabs>
      <w:spacing w:before="60"/>
      <w:jc w:val="both"/>
    </w:pPr>
    <w:rPr>
      <w:rFonts w:ascii="Arial" w:hAnsi="Arial"/>
      <w:sz w:val="22"/>
      <w:lang w:val="it-IT" w:eastAsia="it-IT"/>
    </w:rPr>
  </w:style>
  <w:style w:type="paragraph" w:customStyle="1" w:styleId="normalePT">
    <w:name w:val="normale_PT"/>
    <w:pPr>
      <w:spacing w:after="120"/>
      <w:jc w:val="both"/>
    </w:pPr>
    <w:rPr>
      <w:sz w:val="24"/>
      <w:lang w:val="it-IT" w:eastAsia="it-IT"/>
    </w:rPr>
  </w:style>
  <w:style w:type="paragraph" w:customStyle="1" w:styleId="Rientro2">
    <w:name w:val="Rientro 2"/>
    <w:basedOn w:val="Normal"/>
    <w:pPr>
      <w:spacing w:before="60"/>
      <w:ind w:left="709"/>
    </w:pPr>
  </w:style>
  <w:style w:type="character" w:styleId="FollowedHyperlink">
    <w:name w:val="FollowedHyperlink"/>
    <w:rPr>
      <w:color w:val="800080"/>
      <w:u w:val="single"/>
    </w:rPr>
  </w:style>
  <w:style w:type="paragraph" w:customStyle="1" w:styleId="Default">
    <w:name w:val="Default"/>
    <w:rsid w:val="006124C3"/>
    <w:pPr>
      <w:autoSpaceDE w:val="0"/>
      <w:autoSpaceDN w:val="0"/>
      <w:adjustRightInd w:val="0"/>
    </w:pPr>
    <w:rPr>
      <w:rFonts w:ascii="Calibri" w:hAnsi="Calibri" w:cs="Calibri"/>
      <w:color w:val="000000"/>
      <w:sz w:val="24"/>
      <w:szCs w:val="24"/>
      <w:lang w:val="pt-BR" w:eastAsia="pt-BR"/>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customStyle="1" w:styleId="Bullet">
    <w:name w:val="Bullet"/>
    <w:basedOn w:val="Normal"/>
    <w:pPr>
      <w:keepNext/>
      <w:numPr>
        <w:numId w:val="9"/>
      </w:numPr>
      <w:tabs>
        <w:tab w:val="left" w:pos="288"/>
      </w:tabs>
      <w:spacing w:line="240" w:lineRule="exact"/>
      <w:ind w:left="1080"/>
    </w:pPr>
  </w:style>
  <w:style w:type="paragraph" w:customStyle="1" w:styleId="NumFirst">
    <w:name w:val="Num (First)"/>
    <w:basedOn w:val="Normal"/>
    <w:next w:val="Normal"/>
    <w:pPr>
      <w:numPr>
        <w:numId w:val="3"/>
      </w:numPr>
      <w:tabs>
        <w:tab w:val="clear" w:pos="360"/>
        <w:tab w:val="left" w:pos="2160"/>
        <w:tab w:val="left" w:pos="2520"/>
        <w:tab w:val="left" w:pos="2880"/>
      </w:tabs>
      <w:spacing w:after="240"/>
      <w:ind w:left="1800"/>
    </w:pPr>
    <w:rPr>
      <w:rFonts w:ascii="Arial" w:hAnsi="Arial"/>
    </w:rPr>
  </w:style>
  <w:style w:type="table" w:styleId="TableGrid">
    <w:name w:val="Table Grid"/>
    <w:basedOn w:val="TableNormal"/>
    <w:rsid w:val="00AA2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E95176"/>
  </w:style>
  <w:style w:type="paragraph" w:customStyle="1" w:styleId="ListParagraph1">
    <w:name w:val="List Paragraph1"/>
    <w:basedOn w:val="Normal"/>
    <w:qFormat/>
    <w:rsid w:val="00054D99"/>
    <w:pPr>
      <w:spacing w:after="200" w:line="276" w:lineRule="auto"/>
      <w:ind w:left="720"/>
      <w:contextualSpacing/>
    </w:pPr>
    <w:rPr>
      <w:rFonts w:ascii="Calibri" w:hAnsi="Calibri"/>
      <w:sz w:val="22"/>
      <w:szCs w:val="22"/>
    </w:rPr>
  </w:style>
  <w:style w:type="paragraph" w:styleId="CommentSubject">
    <w:name w:val="annotation subject"/>
    <w:basedOn w:val="CommentText"/>
    <w:next w:val="CommentText"/>
    <w:link w:val="CommentSubjectChar"/>
    <w:rsid w:val="0020297E"/>
    <w:rPr>
      <w:b/>
      <w:bCs/>
      <w:lang w:val="x-none" w:eastAsia="x-none"/>
    </w:rPr>
  </w:style>
  <w:style w:type="character" w:customStyle="1" w:styleId="CommentTextChar">
    <w:name w:val="Comment Text Char"/>
    <w:basedOn w:val="DefaultParagraphFont"/>
    <w:link w:val="CommentText"/>
    <w:semiHidden/>
    <w:rsid w:val="0020297E"/>
  </w:style>
  <w:style w:type="character" w:customStyle="1" w:styleId="CommentSubjectChar">
    <w:name w:val="Comment Subject Char"/>
    <w:link w:val="CommentSubject"/>
    <w:rsid w:val="0020297E"/>
    <w:rPr>
      <w:b/>
      <w:bCs/>
    </w:rPr>
  </w:style>
  <w:style w:type="paragraph" w:styleId="HTMLPreformatted">
    <w:name w:val="HTML Preformatted"/>
    <w:basedOn w:val="Normal"/>
    <w:link w:val="HTMLPreformattedChar"/>
    <w:rsid w:val="00F438CA"/>
    <w:rPr>
      <w:rFonts w:ascii="Courier New" w:hAnsi="Courier New" w:cs="Courier New"/>
    </w:rPr>
  </w:style>
  <w:style w:type="character" w:customStyle="1" w:styleId="HTMLPreformattedChar">
    <w:name w:val="HTML Preformatted Char"/>
    <w:link w:val="HTMLPreformatted"/>
    <w:rsid w:val="00F438CA"/>
    <w:rPr>
      <w:rFonts w:ascii="Courier New" w:hAnsi="Courier New" w:cs="Courier New"/>
    </w:rPr>
  </w:style>
  <w:style w:type="paragraph" w:styleId="ListParagraph">
    <w:name w:val="List Paragraph"/>
    <w:basedOn w:val="Normal"/>
    <w:uiPriority w:val="34"/>
    <w:qFormat/>
    <w:rsid w:val="008631B3"/>
    <w:pPr>
      <w:ind w:left="720"/>
      <w:contextualSpacing/>
    </w:pPr>
  </w:style>
  <w:style w:type="paragraph" w:styleId="NormalWeb">
    <w:name w:val="Normal (Web)"/>
    <w:basedOn w:val="Normal"/>
    <w:uiPriority w:val="99"/>
    <w:semiHidden/>
    <w:unhideWhenUsed/>
    <w:rsid w:val="00F063CA"/>
    <w:pPr>
      <w:spacing w:after="15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8770">
      <w:bodyDiv w:val="1"/>
      <w:marLeft w:val="0"/>
      <w:marRight w:val="0"/>
      <w:marTop w:val="0"/>
      <w:marBottom w:val="0"/>
      <w:divBdr>
        <w:top w:val="none" w:sz="0" w:space="0" w:color="auto"/>
        <w:left w:val="none" w:sz="0" w:space="0" w:color="auto"/>
        <w:bottom w:val="none" w:sz="0" w:space="0" w:color="auto"/>
        <w:right w:val="none" w:sz="0" w:space="0" w:color="auto"/>
      </w:divBdr>
      <w:divsChild>
        <w:div w:id="1883711524">
          <w:marLeft w:val="0"/>
          <w:marRight w:val="0"/>
          <w:marTop w:val="0"/>
          <w:marBottom w:val="0"/>
          <w:divBdr>
            <w:top w:val="none" w:sz="0" w:space="0" w:color="auto"/>
            <w:left w:val="none" w:sz="0" w:space="0" w:color="auto"/>
            <w:bottom w:val="none" w:sz="0" w:space="0" w:color="auto"/>
            <w:right w:val="none" w:sz="0" w:space="0" w:color="auto"/>
          </w:divBdr>
          <w:divsChild>
            <w:div w:id="1667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756">
      <w:bodyDiv w:val="1"/>
      <w:marLeft w:val="0"/>
      <w:marRight w:val="0"/>
      <w:marTop w:val="0"/>
      <w:marBottom w:val="0"/>
      <w:divBdr>
        <w:top w:val="none" w:sz="0" w:space="0" w:color="auto"/>
        <w:left w:val="none" w:sz="0" w:space="0" w:color="auto"/>
        <w:bottom w:val="none" w:sz="0" w:space="0" w:color="auto"/>
        <w:right w:val="none" w:sz="0" w:space="0" w:color="auto"/>
      </w:divBdr>
      <w:divsChild>
        <w:div w:id="1316569309">
          <w:marLeft w:val="0"/>
          <w:marRight w:val="0"/>
          <w:marTop w:val="0"/>
          <w:marBottom w:val="0"/>
          <w:divBdr>
            <w:top w:val="none" w:sz="0" w:space="0" w:color="auto"/>
            <w:left w:val="none" w:sz="0" w:space="0" w:color="auto"/>
            <w:bottom w:val="none" w:sz="0" w:space="0" w:color="auto"/>
            <w:right w:val="none" w:sz="0" w:space="0" w:color="auto"/>
          </w:divBdr>
          <w:divsChild>
            <w:div w:id="790050315">
              <w:marLeft w:val="0"/>
              <w:marRight w:val="0"/>
              <w:marTop w:val="0"/>
              <w:marBottom w:val="0"/>
              <w:divBdr>
                <w:top w:val="none" w:sz="0" w:space="0" w:color="auto"/>
                <w:left w:val="none" w:sz="0" w:space="0" w:color="auto"/>
                <w:bottom w:val="none" w:sz="0" w:space="0" w:color="auto"/>
                <w:right w:val="none" w:sz="0" w:space="0" w:color="auto"/>
              </w:divBdr>
              <w:divsChild>
                <w:div w:id="1954703212">
                  <w:marLeft w:val="0"/>
                  <w:marRight w:val="0"/>
                  <w:marTop w:val="0"/>
                  <w:marBottom w:val="0"/>
                  <w:divBdr>
                    <w:top w:val="none" w:sz="0" w:space="0" w:color="auto"/>
                    <w:left w:val="none" w:sz="0" w:space="0" w:color="auto"/>
                    <w:bottom w:val="none" w:sz="0" w:space="0" w:color="auto"/>
                    <w:right w:val="none" w:sz="0" w:space="0" w:color="auto"/>
                  </w:divBdr>
                  <w:divsChild>
                    <w:div w:id="733817578">
                      <w:marLeft w:val="0"/>
                      <w:marRight w:val="0"/>
                      <w:marTop w:val="0"/>
                      <w:marBottom w:val="0"/>
                      <w:divBdr>
                        <w:top w:val="none" w:sz="0" w:space="0" w:color="auto"/>
                        <w:left w:val="none" w:sz="0" w:space="0" w:color="auto"/>
                        <w:bottom w:val="none" w:sz="0" w:space="0" w:color="auto"/>
                        <w:right w:val="none" w:sz="0" w:space="0" w:color="auto"/>
                      </w:divBdr>
                      <w:divsChild>
                        <w:div w:id="926693921">
                          <w:marLeft w:val="0"/>
                          <w:marRight w:val="0"/>
                          <w:marTop w:val="0"/>
                          <w:marBottom w:val="0"/>
                          <w:divBdr>
                            <w:top w:val="none" w:sz="0" w:space="0" w:color="auto"/>
                            <w:left w:val="none" w:sz="0" w:space="0" w:color="auto"/>
                            <w:bottom w:val="none" w:sz="0" w:space="0" w:color="auto"/>
                            <w:right w:val="none" w:sz="0" w:space="0" w:color="auto"/>
                          </w:divBdr>
                          <w:divsChild>
                            <w:div w:id="178087664">
                              <w:marLeft w:val="0"/>
                              <w:marRight w:val="0"/>
                              <w:marTop w:val="0"/>
                              <w:marBottom w:val="0"/>
                              <w:divBdr>
                                <w:top w:val="none" w:sz="0" w:space="0" w:color="auto"/>
                                <w:left w:val="none" w:sz="0" w:space="0" w:color="auto"/>
                                <w:bottom w:val="none" w:sz="0" w:space="0" w:color="auto"/>
                                <w:right w:val="none" w:sz="0" w:space="0" w:color="auto"/>
                              </w:divBdr>
                              <w:divsChild>
                                <w:div w:id="620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07303">
      <w:bodyDiv w:val="1"/>
      <w:marLeft w:val="0"/>
      <w:marRight w:val="0"/>
      <w:marTop w:val="0"/>
      <w:marBottom w:val="0"/>
      <w:divBdr>
        <w:top w:val="none" w:sz="0" w:space="0" w:color="auto"/>
        <w:left w:val="none" w:sz="0" w:space="0" w:color="auto"/>
        <w:bottom w:val="none" w:sz="0" w:space="0" w:color="auto"/>
        <w:right w:val="none" w:sz="0" w:space="0" w:color="auto"/>
      </w:divBdr>
    </w:div>
    <w:div w:id="124007456">
      <w:bodyDiv w:val="1"/>
      <w:marLeft w:val="0"/>
      <w:marRight w:val="0"/>
      <w:marTop w:val="0"/>
      <w:marBottom w:val="0"/>
      <w:divBdr>
        <w:top w:val="none" w:sz="0" w:space="0" w:color="auto"/>
        <w:left w:val="none" w:sz="0" w:space="0" w:color="auto"/>
        <w:bottom w:val="none" w:sz="0" w:space="0" w:color="auto"/>
        <w:right w:val="none" w:sz="0" w:space="0" w:color="auto"/>
      </w:divBdr>
      <w:divsChild>
        <w:div w:id="1515077116">
          <w:marLeft w:val="0"/>
          <w:marRight w:val="0"/>
          <w:marTop w:val="0"/>
          <w:marBottom w:val="0"/>
          <w:divBdr>
            <w:top w:val="none" w:sz="0" w:space="0" w:color="auto"/>
            <w:left w:val="none" w:sz="0" w:space="0" w:color="auto"/>
            <w:bottom w:val="none" w:sz="0" w:space="0" w:color="auto"/>
            <w:right w:val="none" w:sz="0" w:space="0" w:color="auto"/>
          </w:divBdr>
          <w:divsChild>
            <w:div w:id="2012756264">
              <w:marLeft w:val="0"/>
              <w:marRight w:val="0"/>
              <w:marTop w:val="0"/>
              <w:marBottom w:val="0"/>
              <w:divBdr>
                <w:top w:val="none" w:sz="0" w:space="0" w:color="auto"/>
                <w:left w:val="none" w:sz="0" w:space="0" w:color="auto"/>
                <w:bottom w:val="none" w:sz="0" w:space="0" w:color="auto"/>
                <w:right w:val="none" w:sz="0" w:space="0" w:color="auto"/>
              </w:divBdr>
              <w:divsChild>
                <w:div w:id="1447693429">
                  <w:marLeft w:val="0"/>
                  <w:marRight w:val="0"/>
                  <w:marTop w:val="0"/>
                  <w:marBottom w:val="0"/>
                  <w:divBdr>
                    <w:top w:val="none" w:sz="0" w:space="0" w:color="auto"/>
                    <w:left w:val="none" w:sz="0" w:space="0" w:color="auto"/>
                    <w:bottom w:val="none" w:sz="0" w:space="0" w:color="auto"/>
                    <w:right w:val="none" w:sz="0" w:space="0" w:color="auto"/>
                  </w:divBdr>
                  <w:divsChild>
                    <w:div w:id="1466044052">
                      <w:marLeft w:val="0"/>
                      <w:marRight w:val="0"/>
                      <w:marTop w:val="0"/>
                      <w:marBottom w:val="0"/>
                      <w:divBdr>
                        <w:top w:val="none" w:sz="0" w:space="0" w:color="auto"/>
                        <w:left w:val="none" w:sz="0" w:space="0" w:color="auto"/>
                        <w:bottom w:val="none" w:sz="0" w:space="0" w:color="auto"/>
                        <w:right w:val="none" w:sz="0" w:space="0" w:color="auto"/>
                      </w:divBdr>
                      <w:divsChild>
                        <w:div w:id="629821107">
                          <w:marLeft w:val="0"/>
                          <w:marRight w:val="0"/>
                          <w:marTop w:val="0"/>
                          <w:marBottom w:val="0"/>
                          <w:divBdr>
                            <w:top w:val="none" w:sz="0" w:space="0" w:color="auto"/>
                            <w:left w:val="none" w:sz="0" w:space="0" w:color="auto"/>
                            <w:bottom w:val="none" w:sz="0" w:space="0" w:color="auto"/>
                            <w:right w:val="none" w:sz="0" w:space="0" w:color="auto"/>
                          </w:divBdr>
                          <w:divsChild>
                            <w:div w:id="325935762">
                              <w:marLeft w:val="0"/>
                              <w:marRight w:val="0"/>
                              <w:marTop w:val="0"/>
                              <w:marBottom w:val="0"/>
                              <w:divBdr>
                                <w:top w:val="none" w:sz="0" w:space="0" w:color="auto"/>
                                <w:left w:val="none" w:sz="0" w:space="0" w:color="auto"/>
                                <w:bottom w:val="none" w:sz="0" w:space="0" w:color="auto"/>
                                <w:right w:val="none" w:sz="0" w:space="0" w:color="auto"/>
                              </w:divBdr>
                              <w:divsChild>
                                <w:div w:id="8476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50091">
      <w:bodyDiv w:val="1"/>
      <w:marLeft w:val="0"/>
      <w:marRight w:val="0"/>
      <w:marTop w:val="0"/>
      <w:marBottom w:val="0"/>
      <w:divBdr>
        <w:top w:val="none" w:sz="0" w:space="0" w:color="auto"/>
        <w:left w:val="none" w:sz="0" w:space="0" w:color="auto"/>
        <w:bottom w:val="none" w:sz="0" w:space="0" w:color="auto"/>
        <w:right w:val="none" w:sz="0" w:space="0" w:color="auto"/>
      </w:divBdr>
    </w:div>
    <w:div w:id="144787722">
      <w:bodyDiv w:val="1"/>
      <w:marLeft w:val="0"/>
      <w:marRight w:val="0"/>
      <w:marTop w:val="0"/>
      <w:marBottom w:val="0"/>
      <w:divBdr>
        <w:top w:val="none" w:sz="0" w:space="0" w:color="auto"/>
        <w:left w:val="none" w:sz="0" w:space="0" w:color="auto"/>
        <w:bottom w:val="none" w:sz="0" w:space="0" w:color="auto"/>
        <w:right w:val="none" w:sz="0" w:space="0" w:color="auto"/>
      </w:divBdr>
    </w:div>
    <w:div w:id="157548640">
      <w:bodyDiv w:val="1"/>
      <w:marLeft w:val="0"/>
      <w:marRight w:val="0"/>
      <w:marTop w:val="0"/>
      <w:marBottom w:val="0"/>
      <w:divBdr>
        <w:top w:val="none" w:sz="0" w:space="0" w:color="auto"/>
        <w:left w:val="none" w:sz="0" w:space="0" w:color="auto"/>
        <w:bottom w:val="none" w:sz="0" w:space="0" w:color="auto"/>
        <w:right w:val="none" w:sz="0" w:space="0" w:color="auto"/>
      </w:divBdr>
    </w:div>
    <w:div w:id="224921198">
      <w:bodyDiv w:val="1"/>
      <w:marLeft w:val="0"/>
      <w:marRight w:val="0"/>
      <w:marTop w:val="0"/>
      <w:marBottom w:val="0"/>
      <w:divBdr>
        <w:top w:val="none" w:sz="0" w:space="0" w:color="auto"/>
        <w:left w:val="none" w:sz="0" w:space="0" w:color="auto"/>
        <w:bottom w:val="none" w:sz="0" w:space="0" w:color="auto"/>
        <w:right w:val="none" w:sz="0" w:space="0" w:color="auto"/>
      </w:divBdr>
      <w:divsChild>
        <w:div w:id="2118060270">
          <w:marLeft w:val="0"/>
          <w:marRight w:val="0"/>
          <w:marTop w:val="0"/>
          <w:marBottom w:val="0"/>
          <w:divBdr>
            <w:top w:val="none" w:sz="0" w:space="0" w:color="auto"/>
            <w:left w:val="none" w:sz="0" w:space="0" w:color="auto"/>
            <w:bottom w:val="none" w:sz="0" w:space="0" w:color="auto"/>
            <w:right w:val="none" w:sz="0" w:space="0" w:color="auto"/>
          </w:divBdr>
          <w:divsChild>
            <w:div w:id="1238638808">
              <w:marLeft w:val="-225"/>
              <w:marRight w:val="-225"/>
              <w:marTop w:val="0"/>
              <w:marBottom w:val="0"/>
              <w:divBdr>
                <w:top w:val="none" w:sz="0" w:space="0" w:color="auto"/>
                <w:left w:val="none" w:sz="0" w:space="0" w:color="auto"/>
                <w:bottom w:val="none" w:sz="0" w:space="0" w:color="auto"/>
                <w:right w:val="none" w:sz="0" w:space="0" w:color="auto"/>
              </w:divBdr>
              <w:divsChild>
                <w:div w:id="1977445175">
                  <w:marLeft w:val="0"/>
                  <w:marRight w:val="0"/>
                  <w:marTop w:val="0"/>
                  <w:marBottom w:val="0"/>
                  <w:divBdr>
                    <w:top w:val="none" w:sz="0" w:space="0" w:color="auto"/>
                    <w:left w:val="none" w:sz="0" w:space="0" w:color="auto"/>
                    <w:bottom w:val="none" w:sz="0" w:space="0" w:color="auto"/>
                    <w:right w:val="none" w:sz="0" w:space="0" w:color="auto"/>
                  </w:divBdr>
                  <w:divsChild>
                    <w:div w:id="1990867618">
                      <w:marLeft w:val="0"/>
                      <w:marRight w:val="0"/>
                      <w:marTop w:val="0"/>
                      <w:marBottom w:val="0"/>
                      <w:divBdr>
                        <w:top w:val="none" w:sz="0" w:space="0" w:color="auto"/>
                        <w:left w:val="none" w:sz="0" w:space="0" w:color="auto"/>
                        <w:bottom w:val="none" w:sz="0" w:space="0" w:color="auto"/>
                        <w:right w:val="none" w:sz="0" w:space="0" w:color="auto"/>
                      </w:divBdr>
                      <w:divsChild>
                        <w:div w:id="1520243549">
                          <w:marLeft w:val="0"/>
                          <w:marRight w:val="0"/>
                          <w:marTop w:val="0"/>
                          <w:marBottom w:val="0"/>
                          <w:divBdr>
                            <w:top w:val="none" w:sz="0" w:space="0" w:color="auto"/>
                            <w:left w:val="none" w:sz="0" w:space="0" w:color="auto"/>
                            <w:bottom w:val="none" w:sz="0" w:space="0" w:color="auto"/>
                            <w:right w:val="none" w:sz="0" w:space="0" w:color="auto"/>
                          </w:divBdr>
                          <w:divsChild>
                            <w:div w:id="2015692706">
                              <w:marLeft w:val="0"/>
                              <w:marRight w:val="0"/>
                              <w:marTop w:val="0"/>
                              <w:marBottom w:val="0"/>
                              <w:divBdr>
                                <w:top w:val="none" w:sz="0" w:space="0" w:color="auto"/>
                                <w:left w:val="none" w:sz="0" w:space="0" w:color="auto"/>
                                <w:bottom w:val="none" w:sz="0" w:space="0" w:color="auto"/>
                                <w:right w:val="none" w:sz="0" w:space="0" w:color="auto"/>
                              </w:divBdr>
                              <w:divsChild>
                                <w:div w:id="1670710929">
                                  <w:marLeft w:val="-225"/>
                                  <w:marRight w:val="-225"/>
                                  <w:marTop w:val="0"/>
                                  <w:marBottom w:val="0"/>
                                  <w:divBdr>
                                    <w:top w:val="none" w:sz="0" w:space="0" w:color="auto"/>
                                    <w:left w:val="none" w:sz="0" w:space="0" w:color="auto"/>
                                    <w:bottom w:val="none" w:sz="0" w:space="0" w:color="auto"/>
                                    <w:right w:val="none" w:sz="0" w:space="0" w:color="auto"/>
                                  </w:divBdr>
                                  <w:divsChild>
                                    <w:div w:id="817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62390">
      <w:bodyDiv w:val="1"/>
      <w:marLeft w:val="0"/>
      <w:marRight w:val="0"/>
      <w:marTop w:val="0"/>
      <w:marBottom w:val="0"/>
      <w:divBdr>
        <w:top w:val="none" w:sz="0" w:space="0" w:color="auto"/>
        <w:left w:val="none" w:sz="0" w:space="0" w:color="auto"/>
        <w:bottom w:val="none" w:sz="0" w:space="0" w:color="auto"/>
        <w:right w:val="none" w:sz="0" w:space="0" w:color="auto"/>
      </w:divBdr>
    </w:div>
    <w:div w:id="278997558">
      <w:bodyDiv w:val="1"/>
      <w:marLeft w:val="0"/>
      <w:marRight w:val="0"/>
      <w:marTop w:val="0"/>
      <w:marBottom w:val="0"/>
      <w:divBdr>
        <w:top w:val="none" w:sz="0" w:space="0" w:color="auto"/>
        <w:left w:val="none" w:sz="0" w:space="0" w:color="auto"/>
        <w:bottom w:val="none" w:sz="0" w:space="0" w:color="auto"/>
        <w:right w:val="none" w:sz="0" w:space="0" w:color="auto"/>
      </w:divBdr>
    </w:div>
    <w:div w:id="314377391">
      <w:bodyDiv w:val="1"/>
      <w:marLeft w:val="0"/>
      <w:marRight w:val="0"/>
      <w:marTop w:val="0"/>
      <w:marBottom w:val="0"/>
      <w:divBdr>
        <w:top w:val="none" w:sz="0" w:space="0" w:color="auto"/>
        <w:left w:val="none" w:sz="0" w:space="0" w:color="auto"/>
        <w:bottom w:val="none" w:sz="0" w:space="0" w:color="auto"/>
        <w:right w:val="none" w:sz="0" w:space="0" w:color="auto"/>
      </w:divBdr>
    </w:div>
    <w:div w:id="366491826">
      <w:bodyDiv w:val="1"/>
      <w:marLeft w:val="0"/>
      <w:marRight w:val="0"/>
      <w:marTop w:val="0"/>
      <w:marBottom w:val="0"/>
      <w:divBdr>
        <w:top w:val="none" w:sz="0" w:space="0" w:color="auto"/>
        <w:left w:val="none" w:sz="0" w:space="0" w:color="auto"/>
        <w:bottom w:val="none" w:sz="0" w:space="0" w:color="auto"/>
        <w:right w:val="none" w:sz="0" w:space="0" w:color="auto"/>
      </w:divBdr>
    </w:div>
    <w:div w:id="384990279">
      <w:bodyDiv w:val="1"/>
      <w:marLeft w:val="0"/>
      <w:marRight w:val="0"/>
      <w:marTop w:val="0"/>
      <w:marBottom w:val="0"/>
      <w:divBdr>
        <w:top w:val="none" w:sz="0" w:space="0" w:color="auto"/>
        <w:left w:val="none" w:sz="0" w:space="0" w:color="auto"/>
        <w:bottom w:val="none" w:sz="0" w:space="0" w:color="auto"/>
        <w:right w:val="none" w:sz="0" w:space="0" w:color="auto"/>
      </w:divBdr>
    </w:div>
    <w:div w:id="443816626">
      <w:bodyDiv w:val="1"/>
      <w:marLeft w:val="0"/>
      <w:marRight w:val="0"/>
      <w:marTop w:val="0"/>
      <w:marBottom w:val="0"/>
      <w:divBdr>
        <w:top w:val="none" w:sz="0" w:space="0" w:color="auto"/>
        <w:left w:val="none" w:sz="0" w:space="0" w:color="auto"/>
        <w:bottom w:val="none" w:sz="0" w:space="0" w:color="auto"/>
        <w:right w:val="none" w:sz="0" w:space="0" w:color="auto"/>
      </w:divBdr>
    </w:div>
    <w:div w:id="444926308">
      <w:bodyDiv w:val="1"/>
      <w:marLeft w:val="0"/>
      <w:marRight w:val="0"/>
      <w:marTop w:val="0"/>
      <w:marBottom w:val="0"/>
      <w:divBdr>
        <w:top w:val="none" w:sz="0" w:space="0" w:color="auto"/>
        <w:left w:val="none" w:sz="0" w:space="0" w:color="auto"/>
        <w:bottom w:val="none" w:sz="0" w:space="0" w:color="auto"/>
        <w:right w:val="none" w:sz="0" w:space="0" w:color="auto"/>
      </w:divBdr>
    </w:div>
    <w:div w:id="515778448">
      <w:bodyDiv w:val="1"/>
      <w:marLeft w:val="0"/>
      <w:marRight w:val="0"/>
      <w:marTop w:val="0"/>
      <w:marBottom w:val="0"/>
      <w:divBdr>
        <w:top w:val="none" w:sz="0" w:space="0" w:color="auto"/>
        <w:left w:val="none" w:sz="0" w:space="0" w:color="auto"/>
        <w:bottom w:val="none" w:sz="0" w:space="0" w:color="auto"/>
        <w:right w:val="none" w:sz="0" w:space="0" w:color="auto"/>
      </w:divBdr>
    </w:div>
    <w:div w:id="539629715">
      <w:bodyDiv w:val="1"/>
      <w:marLeft w:val="0"/>
      <w:marRight w:val="0"/>
      <w:marTop w:val="0"/>
      <w:marBottom w:val="0"/>
      <w:divBdr>
        <w:top w:val="none" w:sz="0" w:space="0" w:color="auto"/>
        <w:left w:val="none" w:sz="0" w:space="0" w:color="auto"/>
        <w:bottom w:val="none" w:sz="0" w:space="0" w:color="auto"/>
        <w:right w:val="none" w:sz="0" w:space="0" w:color="auto"/>
      </w:divBdr>
    </w:div>
    <w:div w:id="549532526">
      <w:bodyDiv w:val="1"/>
      <w:marLeft w:val="0"/>
      <w:marRight w:val="0"/>
      <w:marTop w:val="0"/>
      <w:marBottom w:val="0"/>
      <w:divBdr>
        <w:top w:val="none" w:sz="0" w:space="0" w:color="auto"/>
        <w:left w:val="none" w:sz="0" w:space="0" w:color="auto"/>
        <w:bottom w:val="none" w:sz="0" w:space="0" w:color="auto"/>
        <w:right w:val="none" w:sz="0" w:space="0" w:color="auto"/>
      </w:divBdr>
      <w:divsChild>
        <w:div w:id="458769494">
          <w:marLeft w:val="0"/>
          <w:marRight w:val="0"/>
          <w:marTop w:val="0"/>
          <w:marBottom w:val="0"/>
          <w:divBdr>
            <w:top w:val="none" w:sz="0" w:space="0" w:color="auto"/>
            <w:left w:val="none" w:sz="0" w:space="0" w:color="auto"/>
            <w:bottom w:val="none" w:sz="0" w:space="0" w:color="auto"/>
            <w:right w:val="none" w:sz="0" w:space="0" w:color="auto"/>
          </w:divBdr>
          <w:divsChild>
            <w:div w:id="1071657935">
              <w:marLeft w:val="0"/>
              <w:marRight w:val="0"/>
              <w:marTop w:val="0"/>
              <w:marBottom w:val="0"/>
              <w:divBdr>
                <w:top w:val="none" w:sz="0" w:space="0" w:color="auto"/>
                <w:left w:val="none" w:sz="0" w:space="0" w:color="auto"/>
                <w:bottom w:val="none" w:sz="0" w:space="0" w:color="auto"/>
                <w:right w:val="none" w:sz="0" w:space="0" w:color="auto"/>
              </w:divBdr>
              <w:divsChild>
                <w:div w:id="1573849380">
                  <w:marLeft w:val="0"/>
                  <w:marRight w:val="0"/>
                  <w:marTop w:val="0"/>
                  <w:marBottom w:val="0"/>
                  <w:divBdr>
                    <w:top w:val="none" w:sz="0" w:space="0" w:color="auto"/>
                    <w:left w:val="none" w:sz="0" w:space="0" w:color="auto"/>
                    <w:bottom w:val="none" w:sz="0" w:space="0" w:color="auto"/>
                    <w:right w:val="none" w:sz="0" w:space="0" w:color="auto"/>
                  </w:divBdr>
                  <w:divsChild>
                    <w:div w:id="1828129745">
                      <w:marLeft w:val="0"/>
                      <w:marRight w:val="0"/>
                      <w:marTop w:val="0"/>
                      <w:marBottom w:val="0"/>
                      <w:divBdr>
                        <w:top w:val="none" w:sz="0" w:space="0" w:color="auto"/>
                        <w:left w:val="none" w:sz="0" w:space="0" w:color="auto"/>
                        <w:bottom w:val="none" w:sz="0" w:space="0" w:color="auto"/>
                        <w:right w:val="none" w:sz="0" w:space="0" w:color="auto"/>
                      </w:divBdr>
                      <w:divsChild>
                        <w:div w:id="514660123">
                          <w:marLeft w:val="0"/>
                          <w:marRight w:val="0"/>
                          <w:marTop w:val="0"/>
                          <w:marBottom w:val="0"/>
                          <w:divBdr>
                            <w:top w:val="none" w:sz="0" w:space="0" w:color="auto"/>
                            <w:left w:val="none" w:sz="0" w:space="0" w:color="auto"/>
                            <w:bottom w:val="none" w:sz="0" w:space="0" w:color="auto"/>
                            <w:right w:val="none" w:sz="0" w:space="0" w:color="auto"/>
                          </w:divBdr>
                          <w:divsChild>
                            <w:div w:id="1303583770">
                              <w:marLeft w:val="0"/>
                              <w:marRight w:val="0"/>
                              <w:marTop w:val="0"/>
                              <w:marBottom w:val="0"/>
                              <w:divBdr>
                                <w:top w:val="none" w:sz="0" w:space="0" w:color="auto"/>
                                <w:left w:val="none" w:sz="0" w:space="0" w:color="auto"/>
                                <w:bottom w:val="none" w:sz="0" w:space="0" w:color="auto"/>
                                <w:right w:val="none" w:sz="0" w:space="0" w:color="auto"/>
                              </w:divBdr>
                              <w:divsChild>
                                <w:div w:id="13302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74070">
      <w:bodyDiv w:val="1"/>
      <w:marLeft w:val="0"/>
      <w:marRight w:val="0"/>
      <w:marTop w:val="0"/>
      <w:marBottom w:val="0"/>
      <w:divBdr>
        <w:top w:val="none" w:sz="0" w:space="0" w:color="auto"/>
        <w:left w:val="none" w:sz="0" w:space="0" w:color="auto"/>
        <w:bottom w:val="none" w:sz="0" w:space="0" w:color="auto"/>
        <w:right w:val="none" w:sz="0" w:space="0" w:color="auto"/>
      </w:divBdr>
    </w:div>
    <w:div w:id="629629910">
      <w:bodyDiv w:val="1"/>
      <w:marLeft w:val="0"/>
      <w:marRight w:val="0"/>
      <w:marTop w:val="0"/>
      <w:marBottom w:val="0"/>
      <w:divBdr>
        <w:top w:val="none" w:sz="0" w:space="0" w:color="auto"/>
        <w:left w:val="none" w:sz="0" w:space="0" w:color="auto"/>
        <w:bottom w:val="none" w:sz="0" w:space="0" w:color="auto"/>
        <w:right w:val="none" w:sz="0" w:space="0" w:color="auto"/>
      </w:divBdr>
    </w:div>
    <w:div w:id="650446039">
      <w:bodyDiv w:val="1"/>
      <w:marLeft w:val="0"/>
      <w:marRight w:val="0"/>
      <w:marTop w:val="0"/>
      <w:marBottom w:val="0"/>
      <w:divBdr>
        <w:top w:val="none" w:sz="0" w:space="0" w:color="auto"/>
        <w:left w:val="none" w:sz="0" w:space="0" w:color="auto"/>
        <w:bottom w:val="none" w:sz="0" w:space="0" w:color="auto"/>
        <w:right w:val="none" w:sz="0" w:space="0" w:color="auto"/>
      </w:divBdr>
      <w:divsChild>
        <w:div w:id="240917453">
          <w:marLeft w:val="0"/>
          <w:marRight w:val="0"/>
          <w:marTop w:val="0"/>
          <w:marBottom w:val="0"/>
          <w:divBdr>
            <w:top w:val="none" w:sz="0" w:space="0" w:color="auto"/>
            <w:left w:val="none" w:sz="0" w:space="0" w:color="auto"/>
            <w:bottom w:val="none" w:sz="0" w:space="0" w:color="auto"/>
            <w:right w:val="none" w:sz="0" w:space="0" w:color="auto"/>
          </w:divBdr>
        </w:div>
        <w:div w:id="250437150">
          <w:marLeft w:val="0"/>
          <w:marRight w:val="0"/>
          <w:marTop w:val="0"/>
          <w:marBottom w:val="0"/>
          <w:divBdr>
            <w:top w:val="none" w:sz="0" w:space="0" w:color="auto"/>
            <w:left w:val="none" w:sz="0" w:space="0" w:color="auto"/>
            <w:bottom w:val="none" w:sz="0" w:space="0" w:color="auto"/>
            <w:right w:val="none" w:sz="0" w:space="0" w:color="auto"/>
          </w:divBdr>
        </w:div>
        <w:div w:id="396827017">
          <w:marLeft w:val="0"/>
          <w:marRight w:val="0"/>
          <w:marTop w:val="0"/>
          <w:marBottom w:val="0"/>
          <w:divBdr>
            <w:top w:val="none" w:sz="0" w:space="0" w:color="auto"/>
            <w:left w:val="none" w:sz="0" w:space="0" w:color="auto"/>
            <w:bottom w:val="none" w:sz="0" w:space="0" w:color="auto"/>
            <w:right w:val="none" w:sz="0" w:space="0" w:color="auto"/>
          </w:divBdr>
        </w:div>
        <w:div w:id="516505542">
          <w:marLeft w:val="0"/>
          <w:marRight w:val="0"/>
          <w:marTop w:val="0"/>
          <w:marBottom w:val="0"/>
          <w:divBdr>
            <w:top w:val="none" w:sz="0" w:space="0" w:color="auto"/>
            <w:left w:val="none" w:sz="0" w:space="0" w:color="auto"/>
            <w:bottom w:val="none" w:sz="0" w:space="0" w:color="auto"/>
            <w:right w:val="none" w:sz="0" w:space="0" w:color="auto"/>
          </w:divBdr>
        </w:div>
        <w:div w:id="558589670">
          <w:marLeft w:val="0"/>
          <w:marRight w:val="0"/>
          <w:marTop w:val="0"/>
          <w:marBottom w:val="0"/>
          <w:divBdr>
            <w:top w:val="none" w:sz="0" w:space="0" w:color="auto"/>
            <w:left w:val="none" w:sz="0" w:space="0" w:color="auto"/>
            <w:bottom w:val="none" w:sz="0" w:space="0" w:color="auto"/>
            <w:right w:val="none" w:sz="0" w:space="0" w:color="auto"/>
          </w:divBdr>
        </w:div>
        <w:div w:id="637107883">
          <w:marLeft w:val="0"/>
          <w:marRight w:val="0"/>
          <w:marTop w:val="0"/>
          <w:marBottom w:val="0"/>
          <w:divBdr>
            <w:top w:val="none" w:sz="0" w:space="0" w:color="auto"/>
            <w:left w:val="none" w:sz="0" w:space="0" w:color="auto"/>
            <w:bottom w:val="none" w:sz="0" w:space="0" w:color="auto"/>
            <w:right w:val="none" w:sz="0" w:space="0" w:color="auto"/>
          </w:divBdr>
        </w:div>
        <w:div w:id="673411436">
          <w:marLeft w:val="0"/>
          <w:marRight w:val="0"/>
          <w:marTop w:val="0"/>
          <w:marBottom w:val="0"/>
          <w:divBdr>
            <w:top w:val="none" w:sz="0" w:space="0" w:color="auto"/>
            <w:left w:val="none" w:sz="0" w:space="0" w:color="auto"/>
            <w:bottom w:val="none" w:sz="0" w:space="0" w:color="auto"/>
            <w:right w:val="none" w:sz="0" w:space="0" w:color="auto"/>
          </w:divBdr>
        </w:div>
        <w:div w:id="1036662794">
          <w:marLeft w:val="0"/>
          <w:marRight w:val="0"/>
          <w:marTop w:val="0"/>
          <w:marBottom w:val="0"/>
          <w:divBdr>
            <w:top w:val="none" w:sz="0" w:space="0" w:color="auto"/>
            <w:left w:val="none" w:sz="0" w:space="0" w:color="auto"/>
            <w:bottom w:val="none" w:sz="0" w:space="0" w:color="auto"/>
            <w:right w:val="none" w:sz="0" w:space="0" w:color="auto"/>
          </w:divBdr>
        </w:div>
        <w:div w:id="1245146020">
          <w:marLeft w:val="0"/>
          <w:marRight w:val="0"/>
          <w:marTop w:val="0"/>
          <w:marBottom w:val="0"/>
          <w:divBdr>
            <w:top w:val="none" w:sz="0" w:space="0" w:color="auto"/>
            <w:left w:val="none" w:sz="0" w:space="0" w:color="auto"/>
            <w:bottom w:val="none" w:sz="0" w:space="0" w:color="auto"/>
            <w:right w:val="none" w:sz="0" w:space="0" w:color="auto"/>
          </w:divBdr>
        </w:div>
        <w:div w:id="1285115122">
          <w:marLeft w:val="0"/>
          <w:marRight w:val="0"/>
          <w:marTop w:val="0"/>
          <w:marBottom w:val="0"/>
          <w:divBdr>
            <w:top w:val="none" w:sz="0" w:space="0" w:color="auto"/>
            <w:left w:val="none" w:sz="0" w:space="0" w:color="auto"/>
            <w:bottom w:val="none" w:sz="0" w:space="0" w:color="auto"/>
            <w:right w:val="none" w:sz="0" w:space="0" w:color="auto"/>
          </w:divBdr>
        </w:div>
        <w:div w:id="1485510694">
          <w:marLeft w:val="0"/>
          <w:marRight w:val="0"/>
          <w:marTop w:val="0"/>
          <w:marBottom w:val="0"/>
          <w:divBdr>
            <w:top w:val="none" w:sz="0" w:space="0" w:color="auto"/>
            <w:left w:val="none" w:sz="0" w:space="0" w:color="auto"/>
            <w:bottom w:val="none" w:sz="0" w:space="0" w:color="auto"/>
            <w:right w:val="none" w:sz="0" w:space="0" w:color="auto"/>
          </w:divBdr>
        </w:div>
        <w:div w:id="1512723587">
          <w:marLeft w:val="0"/>
          <w:marRight w:val="0"/>
          <w:marTop w:val="0"/>
          <w:marBottom w:val="0"/>
          <w:divBdr>
            <w:top w:val="none" w:sz="0" w:space="0" w:color="auto"/>
            <w:left w:val="none" w:sz="0" w:space="0" w:color="auto"/>
            <w:bottom w:val="none" w:sz="0" w:space="0" w:color="auto"/>
            <w:right w:val="none" w:sz="0" w:space="0" w:color="auto"/>
          </w:divBdr>
        </w:div>
        <w:div w:id="1589390600">
          <w:marLeft w:val="0"/>
          <w:marRight w:val="0"/>
          <w:marTop w:val="0"/>
          <w:marBottom w:val="0"/>
          <w:divBdr>
            <w:top w:val="none" w:sz="0" w:space="0" w:color="auto"/>
            <w:left w:val="none" w:sz="0" w:space="0" w:color="auto"/>
            <w:bottom w:val="none" w:sz="0" w:space="0" w:color="auto"/>
            <w:right w:val="none" w:sz="0" w:space="0" w:color="auto"/>
          </w:divBdr>
        </w:div>
        <w:div w:id="1997605615">
          <w:marLeft w:val="0"/>
          <w:marRight w:val="0"/>
          <w:marTop w:val="0"/>
          <w:marBottom w:val="0"/>
          <w:divBdr>
            <w:top w:val="none" w:sz="0" w:space="0" w:color="auto"/>
            <w:left w:val="none" w:sz="0" w:space="0" w:color="auto"/>
            <w:bottom w:val="none" w:sz="0" w:space="0" w:color="auto"/>
            <w:right w:val="none" w:sz="0" w:space="0" w:color="auto"/>
          </w:divBdr>
        </w:div>
        <w:div w:id="2088183974">
          <w:marLeft w:val="0"/>
          <w:marRight w:val="0"/>
          <w:marTop w:val="0"/>
          <w:marBottom w:val="0"/>
          <w:divBdr>
            <w:top w:val="none" w:sz="0" w:space="0" w:color="auto"/>
            <w:left w:val="none" w:sz="0" w:space="0" w:color="auto"/>
            <w:bottom w:val="none" w:sz="0" w:space="0" w:color="auto"/>
            <w:right w:val="none" w:sz="0" w:space="0" w:color="auto"/>
          </w:divBdr>
        </w:div>
      </w:divsChild>
    </w:div>
    <w:div w:id="734939098">
      <w:bodyDiv w:val="1"/>
      <w:marLeft w:val="0"/>
      <w:marRight w:val="0"/>
      <w:marTop w:val="0"/>
      <w:marBottom w:val="0"/>
      <w:divBdr>
        <w:top w:val="none" w:sz="0" w:space="0" w:color="auto"/>
        <w:left w:val="none" w:sz="0" w:space="0" w:color="auto"/>
        <w:bottom w:val="none" w:sz="0" w:space="0" w:color="auto"/>
        <w:right w:val="none" w:sz="0" w:space="0" w:color="auto"/>
      </w:divBdr>
      <w:divsChild>
        <w:div w:id="1445147462">
          <w:marLeft w:val="0"/>
          <w:marRight w:val="0"/>
          <w:marTop w:val="0"/>
          <w:marBottom w:val="0"/>
          <w:divBdr>
            <w:top w:val="none" w:sz="0" w:space="0" w:color="auto"/>
            <w:left w:val="none" w:sz="0" w:space="0" w:color="auto"/>
            <w:bottom w:val="none" w:sz="0" w:space="0" w:color="auto"/>
            <w:right w:val="none" w:sz="0" w:space="0" w:color="auto"/>
          </w:divBdr>
          <w:divsChild>
            <w:div w:id="881022107">
              <w:marLeft w:val="0"/>
              <w:marRight w:val="0"/>
              <w:marTop w:val="0"/>
              <w:marBottom w:val="0"/>
              <w:divBdr>
                <w:top w:val="none" w:sz="0" w:space="0" w:color="auto"/>
                <w:left w:val="none" w:sz="0" w:space="0" w:color="auto"/>
                <w:bottom w:val="none" w:sz="0" w:space="0" w:color="auto"/>
                <w:right w:val="none" w:sz="0" w:space="0" w:color="auto"/>
              </w:divBdr>
              <w:divsChild>
                <w:div w:id="295449518">
                  <w:marLeft w:val="0"/>
                  <w:marRight w:val="0"/>
                  <w:marTop w:val="0"/>
                  <w:marBottom w:val="0"/>
                  <w:divBdr>
                    <w:top w:val="none" w:sz="0" w:space="0" w:color="auto"/>
                    <w:left w:val="none" w:sz="0" w:space="0" w:color="auto"/>
                    <w:bottom w:val="none" w:sz="0" w:space="0" w:color="auto"/>
                    <w:right w:val="none" w:sz="0" w:space="0" w:color="auto"/>
                  </w:divBdr>
                  <w:divsChild>
                    <w:div w:id="1899776679">
                      <w:marLeft w:val="0"/>
                      <w:marRight w:val="0"/>
                      <w:marTop w:val="0"/>
                      <w:marBottom w:val="0"/>
                      <w:divBdr>
                        <w:top w:val="none" w:sz="0" w:space="0" w:color="auto"/>
                        <w:left w:val="none" w:sz="0" w:space="0" w:color="auto"/>
                        <w:bottom w:val="none" w:sz="0" w:space="0" w:color="auto"/>
                        <w:right w:val="none" w:sz="0" w:space="0" w:color="auto"/>
                      </w:divBdr>
                      <w:divsChild>
                        <w:div w:id="1955208600">
                          <w:marLeft w:val="0"/>
                          <w:marRight w:val="0"/>
                          <w:marTop w:val="0"/>
                          <w:marBottom w:val="0"/>
                          <w:divBdr>
                            <w:top w:val="none" w:sz="0" w:space="0" w:color="auto"/>
                            <w:left w:val="none" w:sz="0" w:space="0" w:color="auto"/>
                            <w:bottom w:val="none" w:sz="0" w:space="0" w:color="auto"/>
                            <w:right w:val="none" w:sz="0" w:space="0" w:color="auto"/>
                          </w:divBdr>
                          <w:divsChild>
                            <w:div w:id="575671927">
                              <w:marLeft w:val="0"/>
                              <w:marRight w:val="0"/>
                              <w:marTop w:val="0"/>
                              <w:marBottom w:val="0"/>
                              <w:divBdr>
                                <w:top w:val="none" w:sz="0" w:space="0" w:color="auto"/>
                                <w:left w:val="none" w:sz="0" w:space="0" w:color="auto"/>
                                <w:bottom w:val="none" w:sz="0" w:space="0" w:color="auto"/>
                                <w:right w:val="none" w:sz="0" w:space="0" w:color="auto"/>
                              </w:divBdr>
                              <w:divsChild>
                                <w:div w:id="12476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44170">
      <w:bodyDiv w:val="1"/>
      <w:marLeft w:val="0"/>
      <w:marRight w:val="0"/>
      <w:marTop w:val="0"/>
      <w:marBottom w:val="0"/>
      <w:divBdr>
        <w:top w:val="none" w:sz="0" w:space="0" w:color="auto"/>
        <w:left w:val="none" w:sz="0" w:space="0" w:color="auto"/>
        <w:bottom w:val="none" w:sz="0" w:space="0" w:color="auto"/>
        <w:right w:val="none" w:sz="0" w:space="0" w:color="auto"/>
      </w:divBdr>
      <w:divsChild>
        <w:div w:id="328098087">
          <w:marLeft w:val="0"/>
          <w:marRight w:val="0"/>
          <w:marTop w:val="0"/>
          <w:marBottom w:val="0"/>
          <w:divBdr>
            <w:top w:val="none" w:sz="0" w:space="0" w:color="auto"/>
            <w:left w:val="none" w:sz="0" w:space="0" w:color="auto"/>
            <w:bottom w:val="none" w:sz="0" w:space="0" w:color="auto"/>
            <w:right w:val="none" w:sz="0" w:space="0" w:color="auto"/>
          </w:divBdr>
          <w:divsChild>
            <w:div w:id="45299453">
              <w:marLeft w:val="0"/>
              <w:marRight w:val="0"/>
              <w:marTop w:val="0"/>
              <w:marBottom w:val="0"/>
              <w:divBdr>
                <w:top w:val="none" w:sz="0" w:space="0" w:color="auto"/>
                <w:left w:val="none" w:sz="0" w:space="0" w:color="auto"/>
                <w:bottom w:val="none" w:sz="0" w:space="0" w:color="auto"/>
                <w:right w:val="none" w:sz="0" w:space="0" w:color="auto"/>
              </w:divBdr>
              <w:divsChild>
                <w:div w:id="967442512">
                  <w:marLeft w:val="0"/>
                  <w:marRight w:val="0"/>
                  <w:marTop w:val="0"/>
                  <w:marBottom w:val="0"/>
                  <w:divBdr>
                    <w:top w:val="none" w:sz="0" w:space="0" w:color="auto"/>
                    <w:left w:val="none" w:sz="0" w:space="0" w:color="auto"/>
                    <w:bottom w:val="none" w:sz="0" w:space="0" w:color="auto"/>
                    <w:right w:val="none" w:sz="0" w:space="0" w:color="auto"/>
                  </w:divBdr>
                  <w:divsChild>
                    <w:div w:id="769206119">
                      <w:marLeft w:val="0"/>
                      <w:marRight w:val="0"/>
                      <w:marTop w:val="0"/>
                      <w:marBottom w:val="0"/>
                      <w:divBdr>
                        <w:top w:val="none" w:sz="0" w:space="0" w:color="auto"/>
                        <w:left w:val="none" w:sz="0" w:space="0" w:color="auto"/>
                        <w:bottom w:val="none" w:sz="0" w:space="0" w:color="auto"/>
                        <w:right w:val="none" w:sz="0" w:space="0" w:color="auto"/>
                      </w:divBdr>
                      <w:divsChild>
                        <w:div w:id="1518426373">
                          <w:marLeft w:val="0"/>
                          <w:marRight w:val="0"/>
                          <w:marTop w:val="0"/>
                          <w:marBottom w:val="0"/>
                          <w:divBdr>
                            <w:top w:val="none" w:sz="0" w:space="0" w:color="auto"/>
                            <w:left w:val="none" w:sz="0" w:space="0" w:color="auto"/>
                            <w:bottom w:val="none" w:sz="0" w:space="0" w:color="auto"/>
                            <w:right w:val="none" w:sz="0" w:space="0" w:color="auto"/>
                          </w:divBdr>
                          <w:divsChild>
                            <w:div w:id="1771120838">
                              <w:marLeft w:val="0"/>
                              <w:marRight w:val="0"/>
                              <w:marTop w:val="0"/>
                              <w:marBottom w:val="0"/>
                              <w:divBdr>
                                <w:top w:val="none" w:sz="0" w:space="0" w:color="auto"/>
                                <w:left w:val="none" w:sz="0" w:space="0" w:color="auto"/>
                                <w:bottom w:val="none" w:sz="0" w:space="0" w:color="auto"/>
                                <w:right w:val="none" w:sz="0" w:space="0" w:color="auto"/>
                              </w:divBdr>
                              <w:divsChild>
                                <w:div w:id="1426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71494">
      <w:bodyDiv w:val="1"/>
      <w:marLeft w:val="0"/>
      <w:marRight w:val="0"/>
      <w:marTop w:val="0"/>
      <w:marBottom w:val="0"/>
      <w:divBdr>
        <w:top w:val="none" w:sz="0" w:space="0" w:color="auto"/>
        <w:left w:val="none" w:sz="0" w:space="0" w:color="auto"/>
        <w:bottom w:val="none" w:sz="0" w:space="0" w:color="auto"/>
        <w:right w:val="none" w:sz="0" w:space="0" w:color="auto"/>
      </w:divBdr>
      <w:divsChild>
        <w:div w:id="1942105676">
          <w:marLeft w:val="0"/>
          <w:marRight w:val="0"/>
          <w:marTop w:val="0"/>
          <w:marBottom w:val="0"/>
          <w:divBdr>
            <w:top w:val="none" w:sz="0" w:space="0" w:color="auto"/>
            <w:left w:val="none" w:sz="0" w:space="0" w:color="auto"/>
            <w:bottom w:val="none" w:sz="0" w:space="0" w:color="auto"/>
            <w:right w:val="none" w:sz="0" w:space="0" w:color="auto"/>
          </w:divBdr>
          <w:divsChild>
            <w:div w:id="245841310">
              <w:marLeft w:val="0"/>
              <w:marRight w:val="0"/>
              <w:marTop w:val="0"/>
              <w:marBottom w:val="0"/>
              <w:divBdr>
                <w:top w:val="none" w:sz="0" w:space="0" w:color="auto"/>
                <w:left w:val="none" w:sz="0" w:space="0" w:color="auto"/>
                <w:bottom w:val="none" w:sz="0" w:space="0" w:color="auto"/>
                <w:right w:val="none" w:sz="0" w:space="0" w:color="auto"/>
              </w:divBdr>
              <w:divsChild>
                <w:div w:id="1025905122">
                  <w:marLeft w:val="0"/>
                  <w:marRight w:val="0"/>
                  <w:marTop w:val="0"/>
                  <w:marBottom w:val="0"/>
                  <w:divBdr>
                    <w:top w:val="none" w:sz="0" w:space="0" w:color="auto"/>
                    <w:left w:val="none" w:sz="0" w:space="0" w:color="auto"/>
                    <w:bottom w:val="none" w:sz="0" w:space="0" w:color="auto"/>
                    <w:right w:val="none" w:sz="0" w:space="0" w:color="auto"/>
                  </w:divBdr>
                  <w:divsChild>
                    <w:div w:id="1902867806">
                      <w:marLeft w:val="0"/>
                      <w:marRight w:val="0"/>
                      <w:marTop w:val="0"/>
                      <w:marBottom w:val="0"/>
                      <w:divBdr>
                        <w:top w:val="none" w:sz="0" w:space="0" w:color="auto"/>
                        <w:left w:val="none" w:sz="0" w:space="0" w:color="auto"/>
                        <w:bottom w:val="none" w:sz="0" w:space="0" w:color="auto"/>
                        <w:right w:val="none" w:sz="0" w:space="0" w:color="auto"/>
                      </w:divBdr>
                      <w:divsChild>
                        <w:div w:id="1123236090">
                          <w:marLeft w:val="0"/>
                          <w:marRight w:val="0"/>
                          <w:marTop w:val="0"/>
                          <w:marBottom w:val="0"/>
                          <w:divBdr>
                            <w:top w:val="none" w:sz="0" w:space="0" w:color="auto"/>
                            <w:left w:val="none" w:sz="0" w:space="0" w:color="auto"/>
                            <w:bottom w:val="none" w:sz="0" w:space="0" w:color="auto"/>
                            <w:right w:val="none" w:sz="0" w:space="0" w:color="auto"/>
                          </w:divBdr>
                          <w:divsChild>
                            <w:div w:id="576473622">
                              <w:marLeft w:val="0"/>
                              <w:marRight w:val="0"/>
                              <w:marTop w:val="0"/>
                              <w:marBottom w:val="0"/>
                              <w:divBdr>
                                <w:top w:val="none" w:sz="0" w:space="0" w:color="auto"/>
                                <w:left w:val="none" w:sz="0" w:space="0" w:color="auto"/>
                                <w:bottom w:val="none" w:sz="0" w:space="0" w:color="auto"/>
                                <w:right w:val="none" w:sz="0" w:space="0" w:color="auto"/>
                              </w:divBdr>
                              <w:divsChild>
                                <w:div w:id="1894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497248">
      <w:bodyDiv w:val="1"/>
      <w:marLeft w:val="0"/>
      <w:marRight w:val="0"/>
      <w:marTop w:val="0"/>
      <w:marBottom w:val="0"/>
      <w:divBdr>
        <w:top w:val="none" w:sz="0" w:space="0" w:color="auto"/>
        <w:left w:val="none" w:sz="0" w:space="0" w:color="auto"/>
        <w:bottom w:val="none" w:sz="0" w:space="0" w:color="auto"/>
        <w:right w:val="none" w:sz="0" w:space="0" w:color="auto"/>
      </w:divBdr>
    </w:div>
    <w:div w:id="851574904">
      <w:bodyDiv w:val="1"/>
      <w:marLeft w:val="0"/>
      <w:marRight w:val="0"/>
      <w:marTop w:val="0"/>
      <w:marBottom w:val="0"/>
      <w:divBdr>
        <w:top w:val="none" w:sz="0" w:space="0" w:color="auto"/>
        <w:left w:val="none" w:sz="0" w:space="0" w:color="auto"/>
        <w:bottom w:val="none" w:sz="0" w:space="0" w:color="auto"/>
        <w:right w:val="none" w:sz="0" w:space="0" w:color="auto"/>
      </w:divBdr>
      <w:divsChild>
        <w:div w:id="199365978">
          <w:marLeft w:val="0"/>
          <w:marRight w:val="0"/>
          <w:marTop w:val="0"/>
          <w:marBottom w:val="0"/>
          <w:divBdr>
            <w:top w:val="none" w:sz="0" w:space="0" w:color="auto"/>
            <w:left w:val="none" w:sz="0" w:space="0" w:color="auto"/>
            <w:bottom w:val="none" w:sz="0" w:space="0" w:color="auto"/>
            <w:right w:val="none" w:sz="0" w:space="0" w:color="auto"/>
          </w:divBdr>
          <w:divsChild>
            <w:div w:id="837580588">
              <w:marLeft w:val="0"/>
              <w:marRight w:val="0"/>
              <w:marTop w:val="0"/>
              <w:marBottom w:val="0"/>
              <w:divBdr>
                <w:top w:val="none" w:sz="0" w:space="0" w:color="auto"/>
                <w:left w:val="none" w:sz="0" w:space="0" w:color="auto"/>
                <w:bottom w:val="none" w:sz="0" w:space="0" w:color="auto"/>
                <w:right w:val="none" w:sz="0" w:space="0" w:color="auto"/>
              </w:divBdr>
              <w:divsChild>
                <w:div w:id="810484824">
                  <w:marLeft w:val="0"/>
                  <w:marRight w:val="0"/>
                  <w:marTop w:val="0"/>
                  <w:marBottom w:val="0"/>
                  <w:divBdr>
                    <w:top w:val="none" w:sz="0" w:space="0" w:color="auto"/>
                    <w:left w:val="none" w:sz="0" w:space="0" w:color="auto"/>
                    <w:bottom w:val="none" w:sz="0" w:space="0" w:color="auto"/>
                    <w:right w:val="none" w:sz="0" w:space="0" w:color="auto"/>
                  </w:divBdr>
                  <w:divsChild>
                    <w:div w:id="1481731351">
                      <w:marLeft w:val="0"/>
                      <w:marRight w:val="0"/>
                      <w:marTop w:val="0"/>
                      <w:marBottom w:val="0"/>
                      <w:divBdr>
                        <w:top w:val="none" w:sz="0" w:space="0" w:color="auto"/>
                        <w:left w:val="none" w:sz="0" w:space="0" w:color="auto"/>
                        <w:bottom w:val="none" w:sz="0" w:space="0" w:color="auto"/>
                        <w:right w:val="none" w:sz="0" w:space="0" w:color="auto"/>
                      </w:divBdr>
                      <w:divsChild>
                        <w:div w:id="1028533300">
                          <w:marLeft w:val="0"/>
                          <w:marRight w:val="0"/>
                          <w:marTop w:val="0"/>
                          <w:marBottom w:val="0"/>
                          <w:divBdr>
                            <w:top w:val="none" w:sz="0" w:space="0" w:color="auto"/>
                            <w:left w:val="none" w:sz="0" w:space="0" w:color="auto"/>
                            <w:bottom w:val="none" w:sz="0" w:space="0" w:color="auto"/>
                            <w:right w:val="none" w:sz="0" w:space="0" w:color="auto"/>
                          </w:divBdr>
                          <w:divsChild>
                            <w:div w:id="1698773915">
                              <w:marLeft w:val="0"/>
                              <w:marRight w:val="0"/>
                              <w:marTop w:val="0"/>
                              <w:marBottom w:val="0"/>
                              <w:divBdr>
                                <w:top w:val="none" w:sz="0" w:space="0" w:color="auto"/>
                                <w:left w:val="none" w:sz="0" w:space="0" w:color="auto"/>
                                <w:bottom w:val="none" w:sz="0" w:space="0" w:color="auto"/>
                                <w:right w:val="none" w:sz="0" w:space="0" w:color="auto"/>
                              </w:divBdr>
                              <w:divsChild>
                                <w:div w:id="8753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030029">
      <w:bodyDiv w:val="1"/>
      <w:marLeft w:val="0"/>
      <w:marRight w:val="0"/>
      <w:marTop w:val="0"/>
      <w:marBottom w:val="0"/>
      <w:divBdr>
        <w:top w:val="none" w:sz="0" w:space="0" w:color="auto"/>
        <w:left w:val="none" w:sz="0" w:space="0" w:color="auto"/>
        <w:bottom w:val="none" w:sz="0" w:space="0" w:color="auto"/>
        <w:right w:val="none" w:sz="0" w:space="0" w:color="auto"/>
      </w:divBdr>
    </w:div>
    <w:div w:id="978653932">
      <w:bodyDiv w:val="1"/>
      <w:marLeft w:val="0"/>
      <w:marRight w:val="0"/>
      <w:marTop w:val="0"/>
      <w:marBottom w:val="0"/>
      <w:divBdr>
        <w:top w:val="none" w:sz="0" w:space="0" w:color="auto"/>
        <w:left w:val="none" w:sz="0" w:space="0" w:color="auto"/>
        <w:bottom w:val="none" w:sz="0" w:space="0" w:color="auto"/>
        <w:right w:val="none" w:sz="0" w:space="0" w:color="auto"/>
      </w:divBdr>
    </w:div>
    <w:div w:id="989554495">
      <w:bodyDiv w:val="1"/>
      <w:marLeft w:val="0"/>
      <w:marRight w:val="0"/>
      <w:marTop w:val="0"/>
      <w:marBottom w:val="0"/>
      <w:divBdr>
        <w:top w:val="none" w:sz="0" w:space="0" w:color="auto"/>
        <w:left w:val="none" w:sz="0" w:space="0" w:color="auto"/>
        <w:bottom w:val="none" w:sz="0" w:space="0" w:color="auto"/>
        <w:right w:val="none" w:sz="0" w:space="0" w:color="auto"/>
      </w:divBdr>
    </w:div>
    <w:div w:id="1045446307">
      <w:bodyDiv w:val="1"/>
      <w:marLeft w:val="0"/>
      <w:marRight w:val="0"/>
      <w:marTop w:val="0"/>
      <w:marBottom w:val="0"/>
      <w:divBdr>
        <w:top w:val="none" w:sz="0" w:space="0" w:color="auto"/>
        <w:left w:val="none" w:sz="0" w:space="0" w:color="auto"/>
        <w:bottom w:val="none" w:sz="0" w:space="0" w:color="auto"/>
        <w:right w:val="none" w:sz="0" w:space="0" w:color="auto"/>
      </w:divBdr>
    </w:div>
    <w:div w:id="1071463337">
      <w:bodyDiv w:val="1"/>
      <w:marLeft w:val="0"/>
      <w:marRight w:val="0"/>
      <w:marTop w:val="0"/>
      <w:marBottom w:val="0"/>
      <w:divBdr>
        <w:top w:val="none" w:sz="0" w:space="0" w:color="auto"/>
        <w:left w:val="none" w:sz="0" w:space="0" w:color="auto"/>
        <w:bottom w:val="none" w:sz="0" w:space="0" w:color="auto"/>
        <w:right w:val="none" w:sz="0" w:space="0" w:color="auto"/>
      </w:divBdr>
    </w:div>
    <w:div w:id="1082605261">
      <w:bodyDiv w:val="1"/>
      <w:marLeft w:val="0"/>
      <w:marRight w:val="0"/>
      <w:marTop w:val="0"/>
      <w:marBottom w:val="0"/>
      <w:divBdr>
        <w:top w:val="none" w:sz="0" w:space="0" w:color="auto"/>
        <w:left w:val="none" w:sz="0" w:space="0" w:color="auto"/>
        <w:bottom w:val="none" w:sz="0" w:space="0" w:color="auto"/>
        <w:right w:val="none" w:sz="0" w:space="0" w:color="auto"/>
      </w:divBdr>
    </w:div>
    <w:div w:id="1109163171">
      <w:bodyDiv w:val="1"/>
      <w:marLeft w:val="0"/>
      <w:marRight w:val="0"/>
      <w:marTop w:val="0"/>
      <w:marBottom w:val="0"/>
      <w:divBdr>
        <w:top w:val="none" w:sz="0" w:space="0" w:color="auto"/>
        <w:left w:val="none" w:sz="0" w:space="0" w:color="auto"/>
        <w:bottom w:val="none" w:sz="0" w:space="0" w:color="auto"/>
        <w:right w:val="none" w:sz="0" w:space="0" w:color="auto"/>
      </w:divBdr>
    </w:div>
    <w:div w:id="1112820306">
      <w:bodyDiv w:val="1"/>
      <w:marLeft w:val="0"/>
      <w:marRight w:val="0"/>
      <w:marTop w:val="0"/>
      <w:marBottom w:val="0"/>
      <w:divBdr>
        <w:top w:val="none" w:sz="0" w:space="0" w:color="auto"/>
        <w:left w:val="none" w:sz="0" w:space="0" w:color="auto"/>
        <w:bottom w:val="none" w:sz="0" w:space="0" w:color="auto"/>
        <w:right w:val="none" w:sz="0" w:space="0" w:color="auto"/>
      </w:divBdr>
    </w:div>
    <w:div w:id="1126196540">
      <w:bodyDiv w:val="1"/>
      <w:marLeft w:val="0"/>
      <w:marRight w:val="0"/>
      <w:marTop w:val="0"/>
      <w:marBottom w:val="0"/>
      <w:divBdr>
        <w:top w:val="none" w:sz="0" w:space="0" w:color="auto"/>
        <w:left w:val="none" w:sz="0" w:space="0" w:color="auto"/>
        <w:bottom w:val="none" w:sz="0" w:space="0" w:color="auto"/>
        <w:right w:val="none" w:sz="0" w:space="0" w:color="auto"/>
      </w:divBdr>
      <w:divsChild>
        <w:div w:id="1404840097">
          <w:marLeft w:val="0"/>
          <w:marRight w:val="0"/>
          <w:marTop w:val="0"/>
          <w:marBottom w:val="0"/>
          <w:divBdr>
            <w:top w:val="none" w:sz="0" w:space="0" w:color="auto"/>
            <w:left w:val="none" w:sz="0" w:space="0" w:color="auto"/>
            <w:bottom w:val="none" w:sz="0" w:space="0" w:color="auto"/>
            <w:right w:val="none" w:sz="0" w:space="0" w:color="auto"/>
          </w:divBdr>
          <w:divsChild>
            <w:div w:id="8212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8356">
      <w:bodyDiv w:val="1"/>
      <w:marLeft w:val="0"/>
      <w:marRight w:val="0"/>
      <w:marTop w:val="0"/>
      <w:marBottom w:val="0"/>
      <w:divBdr>
        <w:top w:val="none" w:sz="0" w:space="0" w:color="auto"/>
        <w:left w:val="none" w:sz="0" w:space="0" w:color="auto"/>
        <w:bottom w:val="none" w:sz="0" w:space="0" w:color="auto"/>
        <w:right w:val="none" w:sz="0" w:space="0" w:color="auto"/>
      </w:divBdr>
    </w:div>
    <w:div w:id="1146777183">
      <w:bodyDiv w:val="1"/>
      <w:marLeft w:val="0"/>
      <w:marRight w:val="0"/>
      <w:marTop w:val="0"/>
      <w:marBottom w:val="0"/>
      <w:divBdr>
        <w:top w:val="none" w:sz="0" w:space="0" w:color="auto"/>
        <w:left w:val="none" w:sz="0" w:space="0" w:color="auto"/>
        <w:bottom w:val="none" w:sz="0" w:space="0" w:color="auto"/>
        <w:right w:val="none" w:sz="0" w:space="0" w:color="auto"/>
      </w:divBdr>
      <w:divsChild>
        <w:div w:id="512763995">
          <w:marLeft w:val="0"/>
          <w:marRight w:val="0"/>
          <w:marTop w:val="0"/>
          <w:marBottom w:val="0"/>
          <w:divBdr>
            <w:top w:val="none" w:sz="0" w:space="0" w:color="auto"/>
            <w:left w:val="none" w:sz="0" w:space="0" w:color="auto"/>
            <w:bottom w:val="none" w:sz="0" w:space="0" w:color="auto"/>
            <w:right w:val="none" w:sz="0" w:space="0" w:color="auto"/>
          </w:divBdr>
          <w:divsChild>
            <w:div w:id="215631687">
              <w:marLeft w:val="0"/>
              <w:marRight w:val="0"/>
              <w:marTop w:val="0"/>
              <w:marBottom w:val="0"/>
              <w:divBdr>
                <w:top w:val="none" w:sz="0" w:space="0" w:color="auto"/>
                <w:left w:val="none" w:sz="0" w:space="0" w:color="auto"/>
                <w:bottom w:val="none" w:sz="0" w:space="0" w:color="auto"/>
                <w:right w:val="none" w:sz="0" w:space="0" w:color="auto"/>
              </w:divBdr>
              <w:divsChild>
                <w:div w:id="1673486330">
                  <w:marLeft w:val="0"/>
                  <w:marRight w:val="0"/>
                  <w:marTop w:val="0"/>
                  <w:marBottom w:val="0"/>
                  <w:divBdr>
                    <w:top w:val="none" w:sz="0" w:space="0" w:color="auto"/>
                    <w:left w:val="none" w:sz="0" w:space="0" w:color="auto"/>
                    <w:bottom w:val="none" w:sz="0" w:space="0" w:color="auto"/>
                    <w:right w:val="none" w:sz="0" w:space="0" w:color="auto"/>
                  </w:divBdr>
                  <w:divsChild>
                    <w:div w:id="810486180">
                      <w:marLeft w:val="0"/>
                      <w:marRight w:val="0"/>
                      <w:marTop w:val="0"/>
                      <w:marBottom w:val="0"/>
                      <w:divBdr>
                        <w:top w:val="none" w:sz="0" w:space="0" w:color="auto"/>
                        <w:left w:val="none" w:sz="0" w:space="0" w:color="auto"/>
                        <w:bottom w:val="none" w:sz="0" w:space="0" w:color="auto"/>
                        <w:right w:val="none" w:sz="0" w:space="0" w:color="auto"/>
                      </w:divBdr>
                      <w:divsChild>
                        <w:div w:id="39480329">
                          <w:marLeft w:val="0"/>
                          <w:marRight w:val="0"/>
                          <w:marTop w:val="0"/>
                          <w:marBottom w:val="0"/>
                          <w:divBdr>
                            <w:top w:val="none" w:sz="0" w:space="0" w:color="auto"/>
                            <w:left w:val="none" w:sz="0" w:space="0" w:color="auto"/>
                            <w:bottom w:val="none" w:sz="0" w:space="0" w:color="auto"/>
                            <w:right w:val="none" w:sz="0" w:space="0" w:color="auto"/>
                          </w:divBdr>
                          <w:divsChild>
                            <w:div w:id="1276979219">
                              <w:marLeft w:val="0"/>
                              <w:marRight w:val="0"/>
                              <w:marTop w:val="0"/>
                              <w:marBottom w:val="0"/>
                              <w:divBdr>
                                <w:top w:val="none" w:sz="0" w:space="0" w:color="auto"/>
                                <w:left w:val="none" w:sz="0" w:space="0" w:color="auto"/>
                                <w:bottom w:val="none" w:sz="0" w:space="0" w:color="auto"/>
                                <w:right w:val="none" w:sz="0" w:space="0" w:color="auto"/>
                              </w:divBdr>
                              <w:divsChild>
                                <w:div w:id="837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163839">
      <w:bodyDiv w:val="1"/>
      <w:marLeft w:val="0"/>
      <w:marRight w:val="0"/>
      <w:marTop w:val="0"/>
      <w:marBottom w:val="0"/>
      <w:divBdr>
        <w:top w:val="none" w:sz="0" w:space="0" w:color="auto"/>
        <w:left w:val="none" w:sz="0" w:space="0" w:color="auto"/>
        <w:bottom w:val="none" w:sz="0" w:space="0" w:color="auto"/>
        <w:right w:val="none" w:sz="0" w:space="0" w:color="auto"/>
      </w:divBdr>
    </w:div>
    <w:div w:id="1227840448">
      <w:bodyDiv w:val="1"/>
      <w:marLeft w:val="0"/>
      <w:marRight w:val="0"/>
      <w:marTop w:val="0"/>
      <w:marBottom w:val="0"/>
      <w:divBdr>
        <w:top w:val="none" w:sz="0" w:space="0" w:color="auto"/>
        <w:left w:val="none" w:sz="0" w:space="0" w:color="auto"/>
        <w:bottom w:val="none" w:sz="0" w:space="0" w:color="auto"/>
        <w:right w:val="none" w:sz="0" w:space="0" w:color="auto"/>
      </w:divBdr>
    </w:div>
    <w:div w:id="1312756554">
      <w:bodyDiv w:val="1"/>
      <w:marLeft w:val="0"/>
      <w:marRight w:val="0"/>
      <w:marTop w:val="0"/>
      <w:marBottom w:val="0"/>
      <w:divBdr>
        <w:top w:val="none" w:sz="0" w:space="0" w:color="auto"/>
        <w:left w:val="none" w:sz="0" w:space="0" w:color="auto"/>
        <w:bottom w:val="none" w:sz="0" w:space="0" w:color="auto"/>
        <w:right w:val="none" w:sz="0" w:space="0" w:color="auto"/>
      </w:divBdr>
    </w:div>
    <w:div w:id="1339042542">
      <w:bodyDiv w:val="1"/>
      <w:marLeft w:val="0"/>
      <w:marRight w:val="0"/>
      <w:marTop w:val="0"/>
      <w:marBottom w:val="0"/>
      <w:divBdr>
        <w:top w:val="none" w:sz="0" w:space="0" w:color="auto"/>
        <w:left w:val="none" w:sz="0" w:space="0" w:color="auto"/>
        <w:bottom w:val="none" w:sz="0" w:space="0" w:color="auto"/>
        <w:right w:val="none" w:sz="0" w:space="0" w:color="auto"/>
      </w:divBdr>
    </w:div>
    <w:div w:id="1370299456">
      <w:bodyDiv w:val="1"/>
      <w:marLeft w:val="0"/>
      <w:marRight w:val="0"/>
      <w:marTop w:val="0"/>
      <w:marBottom w:val="0"/>
      <w:divBdr>
        <w:top w:val="none" w:sz="0" w:space="0" w:color="auto"/>
        <w:left w:val="none" w:sz="0" w:space="0" w:color="auto"/>
        <w:bottom w:val="none" w:sz="0" w:space="0" w:color="auto"/>
        <w:right w:val="none" w:sz="0" w:space="0" w:color="auto"/>
      </w:divBdr>
    </w:div>
    <w:div w:id="1371030874">
      <w:bodyDiv w:val="1"/>
      <w:marLeft w:val="0"/>
      <w:marRight w:val="0"/>
      <w:marTop w:val="0"/>
      <w:marBottom w:val="0"/>
      <w:divBdr>
        <w:top w:val="none" w:sz="0" w:space="0" w:color="auto"/>
        <w:left w:val="none" w:sz="0" w:space="0" w:color="auto"/>
        <w:bottom w:val="none" w:sz="0" w:space="0" w:color="auto"/>
        <w:right w:val="none" w:sz="0" w:space="0" w:color="auto"/>
      </w:divBdr>
    </w:div>
    <w:div w:id="1437023293">
      <w:bodyDiv w:val="1"/>
      <w:marLeft w:val="0"/>
      <w:marRight w:val="0"/>
      <w:marTop w:val="0"/>
      <w:marBottom w:val="0"/>
      <w:divBdr>
        <w:top w:val="none" w:sz="0" w:space="0" w:color="auto"/>
        <w:left w:val="none" w:sz="0" w:space="0" w:color="auto"/>
        <w:bottom w:val="none" w:sz="0" w:space="0" w:color="auto"/>
        <w:right w:val="none" w:sz="0" w:space="0" w:color="auto"/>
      </w:divBdr>
    </w:div>
    <w:div w:id="1558008654">
      <w:bodyDiv w:val="1"/>
      <w:marLeft w:val="0"/>
      <w:marRight w:val="0"/>
      <w:marTop w:val="0"/>
      <w:marBottom w:val="0"/>
      <w:divBdr>
        <w:top w:val="none" w:sz="0" w:space="0" w:color="auto"/>
        <w:left w:val="none" w:sz="0" w:space="0" w:color="auto"/>
        <w:bottom w:val="none" w:sz="0" w:space="0" w:color="auto"/>
        <w:right w:val="none" w:sz="0" w:space="0" w:color="auto"/>
      </w:divBdr>
    </w:div>
    <w:div w:id="1612281734">
      <w:bodyDiv w:val="1"/>
      <w:marLeft w:val="0"/>
      <w:marRight w:val="0"/>
      <w:marTop w:val="0"/>
      <w:marBottom w:val="0"/>
      <w:divBdr>
        <w:top w:val="none" w:sz="0" w:space="0" w:color="auto"/>
        <w:left w:val="none" w:sz="0" w:space="0" w:color="auto"/>
        <w:bottom w:val="none" w:sz="0" w:space="0" w:color="auto"/>
        <w:right w:val="none" w:sz="0" w:space="0" w:color="auto"/>
      </w:divBdr>
    </w:div>
    <w:div w:id="1612397433">
      <w:bodyDiv w:val="1"/>
      <w:marLeft w:val="0"/>
      <w:marRight w:val="0"/>
      <w:marTop w:val="0"/>
      <w:marBottom w:val="0"/>
      <w:divBdr>
        <w:top w:val="none" w:sz="0" w:space="0" w:color="auto"/>
        <w:left w:val="none" w:sz="0" w:space="0" w:color="auto"/>
        <w:bottom w:val="none" w:sz="0" w:space="0" w:color="auto"/>
        <w:right w:val="none" w:sz="0" w:space="0" w:color="auto"/>
      </w:divBdr>
    </w:div>
    <w:div w:id="1641302287">
      <w:bodyDiv w:val="1"/>
      <w:marLeft w:val="0"/>
      <w:marRight w:val="0"/>
      <w:marTop w:val="0"/>
      <w:marBottom w:val="0"/>
      <w:divBdr>
        <w:top w:val="none" w:sz="0" w:space="0" w:color="auto"/>
        <w:left w:val="none" w:sz="0" w:space="0" w:color="auto"/>
        <w:bottom w:val="none" w:sz="0" w:space="0" w:color="auto"/>
        <w:right w:val="none" w:sz="0" w:space="0" w:color="auto"/>
      </w:divBdr>
    </w:div>
    <w:div w:id="1717387700">
      <w:bodyDiv w:val="1"/>
      <w:marLeft w:val="0"/>
      <w:marRight w:val="0"/>
      <w:marTop w:val="0"/>
      <w:marBottom w:val="0"/>
      <w:divBdr>
        <w:top w:val="none" w:sz="0" w:space="0" w:color="auto"/>
        <w:left w:val="none" w:sz="0" w:space="0" w:color="auto"/>
        <w:bottom w:val="none" w:sz="0" w:space="0" w:color="auto"/>
        <w:right w:val="none" w:sz="0" w:space="0" w:color="auto"/>
      </w:divBdr>
    </w:div>
    <w:div w:id="1835729848">
      <w:bodyDiv w:val="1"/>
      <w:marLeft w:val="0"/>
      <w:marRight w:val="0"/>
      <w:marTop w:val="0"/>
      <w:marBottom w:val="0"/>
      <w:divBdr>
        <w:top w:val="none" w:sz="0" w:space="0" w:color="auto"/>
        <w:left w:val="none" w:sz="0" w:space="0" w:color="auto"/>
        <w:bottom w:val="none" w:sz="0" w:space="0" w:color="auto"/>
        <w:right w:val="none" w:sz="0" w:space="0" w:color="auto"/>
      </w:divBdr>
    </w:div>
    <w:div w:id="1936555469">
      <w:bodyDiv w:val="1"/>
      <w:marLeft w:val="0"/>
      <w:marRight w:val="0"/>
      <w:marTop w:val="0"/>
      <w:marBottom w:val="0"/>
      <w:divBdr>
        <w:top w:val="none" w:sz="0" w:space="0" w:color="auto"/>
        <w:left w:val="none" w:sz="0" w:space="0" w:color="auto"/>
        <w:bottom w:val="none" w:sz="0" w:space="0" w:color="auto"/>
        <w:right w:val="none" w:sz="0" w:space="0" w:color="auto"/>
      </w:divBdr>
      <w:divsChild>
        <w:div w:id="1974092991">
          <w:marLeft w:val="0"/>
          <w:marRight w:val="0"/>
          <w:marTop w:val="0"/>
          <w:marBottom w:val="0"/>
          <w:divBdr>
            <w:top w:val="none" w:sz="0" w:space="0" w:color="auto"/>
            <w:left w:val="none" w:sz="0" w:space="0" w:color="auto"/>
            <w:bottom w:val="none" w:sz="0" w:space="0" w:color="auto"/>
            <w:right w:val="none" w:sz="0" w:space="0" w:color="auto"/>
          </w:divBdr>
          <w:divsChild>
            <w:div w:id="1343966960">
              <w:marLeft w:val="0"/>
              <w:marRight w:val="0"/>
              <w:marTop w:val="0"/>
              <w:marBottom w:val="0"/>
              <w:divBdr>
                <w:top w:val="none" w:sz="0" w:space="0" w:color="auto"/>
                <w:left w:val="none" w:sz="0" w:space="0" w:color="auto"/>
                <w:bottom w:val="none" w:sz="0" w:space="0" w:color="auto"/>
                <w:right w:val="none" w:sz="0" w:space="0" w:color="auto"/>
              </w:divBdr>
              <w:divsChild>
                <w:div w:id="410737422">
                  <w:marLeft w:val="0"/>
                  <w:marRight w:val="0"/>
                  <w:marTop w:val="0"/>
                  <w:marBottom w:val="0"/>
                  <w:divBdr>
                    <w:top w:val="none" w:sz="0" w:space="0" w:color="auto"/>
                    <w:left w:val="none" w:sz="0" w:space="0" w:color="auto"/>
                    <w:bottom w:val="none" w:sz="0" w:space="0" w:color="auto"/>
                    <w:right w:val="none" w:sz="0" w:space="0" w:color="auto"/>
                  </w:divBdr>
                  <w:divsChild>
                    <w:div w:id="954874598">
                      <w:marLeft w:val="0"/>
                      <w:marRight w:val="0"/>
                      <w:marTop w:val="0"/>
                      <w:marBottom w:val="0"/>
                      <w:divBdr>
                        <w:top w:val="none" w:sz="0" w:space="0" w:color="auto"/>
                        <w:left w:val="none" w:sz="0" w:space="0" w:color="auto"/>
                        <w:bottom w:val="none" w:sz="0" w:space="0" w:color="auto"/>
                        <w:right w:val="none" w:sz="0" w:space="0" w:color="auto"/>
                      </w:divBdr>
                      <w:divsChild>
                        <w:div w:id="1404837568">
                          <w:marLeft w:val="0"/>
                          <w:marRight w:val="0"/>
                          <w:marTop w:val="0"/>
                          <w:marBottom w:val="0"/>
                          <w:divBdr>
                            <w:top w:val="none" w:sz="0" w:space="0" w:color="auto"/>
                            <w:left w:val="none" w:sz="0" w:space="0" w:color="auto"/>
                            <w:bottom w:val="none" w:sz="0" w:space="0" w:color="auto"/>
                            <w:right w:val="none" w:sz="0" w:space="0" w:color="auto"/>
                          </w:divBdr>
                          <w:divsChild>
                            <w:div w:id="1345742640">
                              <w:marLeft w:val="0"/>
                              <w:marRight w:val="0"/>
                              <w:marTop w:val="0"/>
                              <w:marBottom w:val="0"/>
                              <w:divBdr>
                                <w:top w:val="none" w:sz="0" w:space="0" w:color="auto"/>
                                <w:left w:val="none" w:sz="0" w:space="0" w:color="auto"/>
                                <w:bottom w:val="none" w:sz="0" w:space="0" w:color="auto"/>
                                <w:right w:val="none" w:sz="0" w:space="0" w:color="auto"/>
                              </w:divBdr>
                              <w:divsChild>
                                <w:div w:id="13929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247017">
      <w:bodyDiv w:val="1"/>
      <w:marLeft w:val="0"/>
      <w:marRight w:val="0"/>
      <w:marTop w:val="0"/>
      <w:marBottom w:val="0"/>
      <w:divBdr>
        <w:top w:val="none" w:sz="0" w:space="0" w:color="auto"/>
        <w:left w:val="none" w:sz="0" w:space="0" w:color="auto"/>
        <w:bottom w:val="none" w:sz="0" w:space="0" w:color="auto"/>
        <w:right w:val="none" w:sz="0" w:space="0" w:color="auto"/>
      </w:divBdr>
    </w:div>
    <w:div w:id="1989434246">
      <w:bodyDiv w:val="1"/>
      <w:marLeft w:val="0"/>
      <w:marRight w:val="0"/>
      <w:marTop w:val="0"/>
      <w:marBottom w:val="0"/>
      <w:divBdr>
        <w:top w:val="none" w:sz="0" w:space="0" w:color="auto"/>
        <w:left w:val="none" w:sz="0" w:space="0" w:color="auto"/>
        <w:bottom w:val="none" w:sz="0" w:space="0" w:color="auto"/>
        <w:right w:val="none" w:sz="0" w:space="0" w:color="auto"/>
      </w:divBdr>
    </w:div>
    <w:div w:id="1992246627">
      <w:bodyDiv w:val="1"/>
      <w:marLeft w:val="0"/>
      <w:marRight w:val="0"/>
      <w:marTop w:val="0"/>
      <w:marBottom w:val="0"/>
      <w:divBdr>
        <w:top w:val="none" w:sz="0" w:space="0" w:color="auto"/>
        <w:left w:val="none" w:sz="0" w:space="0" w:color="auto"/>
        <w:bottom w:val="none" w:sz="0" w:space="0" w:color="auto"/>
        <w:right w:val="none" w:sz="0" w:space="0" w:color="auto"/>
      </w:divBdr>
    </w:div>
    <w:div w:id="20701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hinkgeo.com/"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79977-1638-4636-BD25-712CDA548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1850</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Giorgio</dc:creator>
  <cp:lastModifiedBy>Ingo Boltz</cp:lastModifiedBy>
  <cp:revision>2</cp:revision>
  <cp:lastPrinted>2015-08-11T18:12:00Z</cp:lastPrinted>
  <dcterms:created xsi:type="dcterms:W3CDTF">2020-08-03T17:25:00Z</dcterms:created>
  <dcterms:modified xsi:type="dcterms:W3CDTF">2020-08-03T17:25:00Z</dcterms:modified>
</cp:coreProperties>
</file>